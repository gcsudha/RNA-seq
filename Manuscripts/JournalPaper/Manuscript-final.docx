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49FD6852" w:rsidR="00D44044" w:rsidRPr="00470F63" w:rsidRDefault="0021510F" w:rsidP="00470F63">
      <w:pPr>
        <w:pStyle w:val="NormalWeb"/>
        <w:jc w:val="center"/>
      </w:pPr>
      <w:r>
        <w:rPr>
          <w:b/>
          <w:sz w:val="28"/>
          <w:szCs w:val="28"/>
        </w:rPr>
        <w:t>Title</w:t>
      </w:r>
      <w:r w:rsidR="00470F63">
        <w:rPr>
          <w:b/>
          <w:sz w:val="28"/>
          <w:szCs w:val="28"/>
        </w:rPr>
        <w:t>:</w:t>
      </w:r>
      <w:r>
        <w:rPr>
          <w:b/>
          <w:sz w:val="28"/>
          <w:szCs w:val="28"/>
        </w:rPr>
        <w:t xml:space="preserve"> </w:t>
      </w:r>
      <w:r w:rsidR="00470F63" w:rsidRPr="00470F63">
        <w:t xml:space="preserve">Endophytic and pathogenic strains of </w:t>
      </w:r>
      <w:r w:rsidR="00470F63" w:rsidRPr="00470F63">
        <w:rPr>
          <w:i/>
          <w:iCs/>
        </w:rPr>
        <w:t xml:space="preserve">Verticillium </w:t>
      </w:r>
      <w:proofErr w:type="spellStart"/>
      <w:r w:rsidR="00470F63" w:rsidRPr="00470F63">
        <w:rPr>
          <w:i/>
          <w:iCs/>
        </w:rPr>
        <w:t>dahliae</w:t>
      </w:r>
      <w:proofErr w:type="spellEnd"/>
      <w:r w:rsidR="00470F63" w:rsidRPr="00470F63">
        <w:rPr>
          <w:i/>
          <w:iCs/>
        </w:rPr>
        <w:t xml:space="preserve"> </w:t>
      </w:r>
      <w:r w:rsidR="00470F63" w:rsidRPr="00470F63">
        <w:t>elicit defense responses in phylogenetically distant hosts</w:t>
      </w:r>
    </w:p>
    <w:p w14:paraId="60A200E5" w14:textId="77777777" w:rsidR="00D44044" w:rsidRDefault="0021510F">
      <w:pPr>
        <w:rPr>
          <w:b/>
          <w:sz w:val="28"/>
          <w:szCs w:val="28"/>
        </w:rPr>
      </w:pPr>
      <w:r>
        <w:rPr>
          <w:b/>
          <w:sz w:val="28"/>
          <w:szCs w:val="28"/>
        </w:rPr>
        <w:t>Authors</w:t>
      </w:r>
    </w:p>
    <w:p w14:paraId="42092BEE" w14:textId="60197E14" w:rsidR="00D44044" w:rsidRDefault="0021510F">
      <w:pPr>
        <w:jc w:val="center"/>
      </w:pPr>
      <w:r>
        <w:t xml:space="preserve">David </w:t>
      </w:r>
      <w:proofErr w:type="spellStart"/>
      <w:r>
        <w:t>Linnard</w:t>
      </w:r>
      <w:proofErr w:type="spellEnd"/>
      <w:r>
        <w:t xml:space="preserve"> Wheeler</w:t>
      </w:r>
      <w:r>
        <w:rPr>
          <w:vertAlign w:val="superscript"/>
        </w:rPr>
        <w:t>*1</w:t>
      </w:r>
      <w:r>
        <w:t xml:space="preserve">, </w:t>
      </w:r>
      <w:r w:rsidR="00B62E80">
        <w:t>Sudha GC Upadhaya</w:t>
      </w:r>
      <w:r w:rsidR="00B62E80" w:rsidRPr="00B62E80">
        <w:rPr>
          <w:vertAlign w:val="superscript"/>
        </w:rPr>
        <w:t>1</w:t>
      </w:r>
      <w:r w:rsidR="00B62E80">
        <w:t xml:space="preserve">, </w:t>
      </w:r>
      <w:proofErr w:type="spellStart"/>
      <w:r w:rsidRPr="00B62E80">
        <w:t>Jeness</w:t>
      </w:r>
      <w:proofErr w:type="spellEnd"/>
      <w:r>
        <w:t xml:space="preserve"> Scott</w:t>
      </w:r>
      <w:r>
        <w:rPr>
          <w:vertAlign w:val="superscript"/>
        </w:rPr>
        <w:t>2</w:t>
      </w:r>
      <w:r>
        <w:t>,</w:t>
      </w:r>
      <w:r w:rsidR="00C51F6C">
        <w:t xml:space="preserve"> </w:t>
      </w:r>
      <w:del w:id="0" w:author="Wheeler, David Linnard" w:date="2022-04-19T18:45:00Z">
        <w:r w:rsidR="00C51F6C" w:rsidDel="00E75C52">
          <w:delText xml:space="preserve">Khuong </w:delText>
        </w:r>
      </w:del>
      <w:ins w:id="1" w:author="Wheeler, David Linnard" w:date="2022-04-19T18:45:00Z">
        <w:r w:rsidR="00E75C52">
          <w:t>Gia KH</w:t>
        </w:r>
      </w:ins>
      <w:del w:id="2" w:author="Wheeler, David Linnard" w:date="2022-04-19T18:45:00Z">
        <w:r w:rsidR="00C51F6C" w:rsidDel="00E75C52">
          <w:delText>HG</w:delText>
        </w:r>
      </w:del>
      <w:r w:rsidR="00C51F6C">
        <w:t xml:space="preserve"> Hua</w:t>
      </w:r>
      <w:r w:rsidR="00C51F6C" w:rsidRPr="005C2487">
        <w:rPr>
          <w:vertAlign w:val="superscript"/>
        </w:rPr>
        <w:t>2</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697FD8C4" w:rsidR="00D44044" w:rsidRDefault="0021510F">
            <w:pPr>
              <w:ind w:left="360"/>
              <w:jc w:val="center"/>
            </w:pPr>
            <w:r>
              <w:t xml:space="preserve"> </w:t>
            </w:r>
            <w:r w:rsidR="00514650">
              <w:t>5</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68ABB995" w:rsidR="00D44044" w:rsidRDefault="0021510F">
            <w:pPr>
              <w:ind w:left="360"/>
              <w:jc w:val="center"/>
            </w:pPr>
            <w:r>
              <w:t xml:space="preserve"> </w:t>
            </w:r>
            <w:r w:rsidR="00514650">
              <w:t>5</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lastRenderedPageBreak/>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14004DD2"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54925">
        <w:t xml:space="preserve"> reverse transcription </w:t>
      </w:r>
      <w:r w:rsidR="009F3F87" w:rsidRPr="00A54925">
        <w:t>quantitative</w:t>
      </w:r>
      <w:r w:rsidR="009F3F87">
        <w:t xml:space="preserve"> </w:t>
      </w:r>
      <w:r w:rsidR="00A54925">
        <w:t>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w:t>
      </w:r>
      <w:proofErr w:type="gramStart"/>
      <w:r w:rsidR="00D622BD">
        <w:rPr>
          <w:color w:val="222222"/>
          <w:shd w:val="clear" w:color="auto" w:fill="FFFFFF"/>
        </w:rPr>
        <w:t>potato</w:t>
      </w:r>
      <w:proofErr w:type="gramEnd"/>
      <w:r w:rsidR="00D622BD">
        <w:rPr>
          <w:color w:val="222222"/>
          <w:shd w:val="clear" w:color="auto" w:fill="FFFFFF"/>
        </w:rPr>
        <w:t xml:space="preserve">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w:t>
      </w:r>
      <w:r w:rsidR="00F86A7E">
        <w:rPr>
          <w:color w:val="222222"/>
          <w:shd w:val="clear" w:color="auto" w:fill="FFFFFF"/>
        </w:rPr>
        <w:lastRenderedPageBreak/>
        <w:t xml:space="preserve">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3724309D"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r w:rsidR="00C51F6C" w:rsidRPr="00C51F6C">
        <w:t xml:space="preserve">Although the </w:t>
      </w:r>
      <w:r w:rsidR="00C51F6C">
        <w:t>pathogen</w:t>
      </w:r>
      <w:r w:rsidR="00C51F6C" w:rsidRPr="00C51F6C">
        <w:t xml:space="preserve"> </w:t>
      </w:r>
      <w:r w:rsidR="00C51F6C">
        <w:t>is generally considered to have</w:t>
      </w:r>
      <w:r w:rsidR="00C51F6C" w:rsidRPr="00C51F6C">
        <w:t xml:space="preserve"> a wide host range, </w:t>
      </w:r>
      <w:r w:rsidR="00C51F6C">
        <w:rPr>
          <w:highlight w:val="white"/>
        </w:rPr>
        <w:t xml:space="preserve">intraspecific differences in aggressiveness has been documented amongst </w:t>
      </w:r>
      <w:r w:rsidR="00C51F6C" w:rsidRPr="00C51F6C">
        <w:rPr>
          <w:i/>
          <w:highlight w:val="white"/>
        </w:rPr>
        <w:t xml:space="preserve">V. </w:t>
      </w:r>
      <w:proofErr w:type="spellStart"/>
      <w:r w:rsidR="00C51F6C" w:rsidRPr="00C51F6C">
        <w:rPr>
          <w:i/>
          <w:highlight w:val="white"/>
        </w:rPr>
        <w:t>dahliae</w:t>
      </w:r>
      <w:proofErr w:type="spellEnd"/>
      <w:r w:rsidR="00C51F6C">
        <w:rPr>
          <w:highlight w:val="white"/>
        </w:rPr>
        <w:t xml:space="preserve"> isolates</w:t>
      </w:r>
      <w:r w:rsidR="00C51F6C">
        <w:t>, including those from potato and peppermint (</w:t>
      </w:r>
      <w:proofErr w:type="spellStart"/>
      <w:r w:rsidR="00526DB1">
        <w:t>Douhan</w:t>
      </w:r>
      <w:proofErr w:type="spellEnd"/>
      <w:r w:rsidR="00526DB1">
        <w:t xml:space="preserve"> and Johnson 2001; Johnson and Dung, 2010</w:t>
      </w:r>
      <w:r w:rsidR="00C51F6C">
        <w:t>).</w:t>
      </w:r>
    </w:p>
    <w:p w14:paraId="38DD3E40" w14:textId="2122819F"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symptomology. As of now, management of Verticillium wilt</w:t>
      </w:r>
      <w:del w:id="3" w:author="Wheeler, David Linnard" w:date="2022-04-19T18:45:00Z">
        <w:r w:rsidDel="00E75C52">
          <w:rPr>
            <w:highlight w:val="white"/>
          </w:rPr>
          <w:delText>s</w:delText>
        </w:r>
      </w:del>
      <w:r>
        <w:rPr>
          <w:highlight w:val="white"/>
        </w:rPr>
        <w:t xml:space="preserve">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produces survival structures called microsclerotia that can survive for 14 years (Wilhelm 1955), </w:t>
      </w:r>
      <w:r w:rsidR="00526DB1">
        <w:rPr>
          <w:highlight w:val="white"/>
        </w:rPr>
        <w:t xml:space="preserve">can symptomatically or asymptomatically </w:t>
      </w:r>
      <w:proofErr w:type="gramStart"/>
      <w:r w:rsidR="00526DB1">
        <w:rPr>
          <w:highlight w:val="white"/>
        </w:rPr>
        <w:t>infect</w:t>
      </w:r>
      <w:proofErr w:type="gramEnd"/>
      <w:r w:rsidR="00526DB1">
        <w:rPr>
          <w:highlight w:val="white"/>
        </w:rPr>
        <w:t xml:space="preserve"> and reproduce on a wide</w:t>
      </w:r>
      <w:r>
        <w:rPr>
          <w:highlight w:val="white"/>
        </w:rPr>
        <w:t xml:space="preserve"> range</w:t>
      </w:r>
      <w:r w:rsidR="00526DB1">
        <w:rPr>
          <w:highlight w:val="white"/>
        </w:rPr>
        <w:t xml:space="preserve"> of crops and weeds</w:t>
      </w:r>
      <w:r>
        <w:rPr>
          <w:highlight w:val="white"/>
        </w:rPr>
        <w:t xml:space="preserve"> (</w:t>
      </w:r>
      <w:proofErr w:type="spellStart"/>
      <w:r>
        <w:rPr>
          <w:highlight w:val="white"/>
        </w:rPr>
        <w:t>Berlanger</w:t>
      </w:r>
      <w:proofErr w:type="spellEnd"/>
      <w:r>
        <w:rPr>
          <w:highlight w:val="white"/>
        </w:rPr>
        <w:t xml:space="preserve"> and </w:t>
      </w:r>
      <w:proofErr w:type="spellStart"/>
      <w:r>
        <w:rPr>
          <w:highlight w:val="white"/>
        </w:rPr>
        <w:lastRenderedPageBreak/>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w:t>
      </w:r>
      <w:r w:rsidR="00526DB1">
        <w:rPr>
          <w:highlight w:val="white"/>
        </w:rPr>
        <w:t>.</w:t>
      </w:r>
      <w:r w:rsidR="005C2487">
        <w:rPr>
          <w:highlight w:val="white"/>
        </w:rPr>
        <w:t xml:space="preserve"> </w:t>
      </w:r>
      <w:r w:rsidR="00526DB1">
        <w:rPr>
          <w:highlight w:val="white"/>
        </w:rPr>
        <w:t xml:space="preserve">Additionally, </w:t>
      </w:r>
      <w:r>
        <w:rPr>
          <w:highlight w:val="white"/>
        </w:rPr>
        <w:t>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73715F2"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sidRPr="00E75C52">
        <w:rPr>
          <w:iCs/>
          <w:highlight w:val="white"/>
          <w:rPrChange w:id="4" w:author="Wheeler, David Linnard" w:date="2022-04-19T18:46:00Z">
            <w:rPr>
              <w:i/>
              <w:highlight w:val="white"/>
            </w:rPr>
          </w:rPrChange>
        </w:rPr>
        <w:t>et al</w:t>
      </w:r>
      <w:r w:rsidRPr="00E75C52">
        <w:rPr>
          <w:iCs/>
          <w:highlight w:val="white"/>
        </w:rPr>
        <w:t>.</w:t>
      </w:r>
      <w:r>
        <w:rPr>
          <w:highlight w:val="white"/>
        </w:rPr>
        <w:t xml:space="preserve"> 2013, </w:t>
      </w:r>
      <w:proofErr w:type="spellStart"/>
      <w:r>
        <w:rPr>
          <w:highlight w:val="white"/>
        </w:rPr>
        <w:t>Jin</w:t>
      </w:r>
      <w:proofErr w:type="spellEnd"/>
      <w:r>
        <w:rPr>
          <w:highlight w:val="white"/>
        </w:rPr>
        <w:t xml:space="preserve"> </w:t>
      </w:r>
      <w:r w:rsidRPr="00E75C52">
        <w:rPr>
          <w:iCs/>
          <w:highlight w:val="white"/>
          <w:rPrChange w:id="5" w:author="Wheeler, David Linnard" w:date="2022-04-19T18:46:00Z">
            <w:rPr>
              <w:i/>
              <w:highlight w:val="white"/>
            </w:rPr>
          </w:rPrChange>
        </w:rPr>
        <w:t>et al</w:t>
      </w:r>
      <w:r w:rsidRPr="00E75C52">
        <w:rPr>
          <w:iCs/>
          <w:highlight w:val="white"/>
        </w:rPr>
        <w:t>.</w:t>
      </w:r>
      <w:r>
        <w:rPr>
          <w:highlight w:val="white"/>
        </w:rPr>
        <w:t xml:space="preserve"> 2019, and Jiménez-Ruiz </w:t>
      </w:r>
      <w:r w:rsidRPr="00E75C52">
        <w:rPr>
          <w:iCs/>
          <w:highlight w:val="white"/>
          <w:rPrChange w:id="6" w:author="Wheeler, David Linnard" w:date="2022-04-19T18:46:00Z">
            <w:rPr>
              <w:i/>
              <w:highlight w:val="white"/>
            </w:rPr>
          </w:rPrChange>
        </w:rPr>
        <w:t>et al</w:t>
      </w:r>
      <w:r w:rsidRPr="00E75C52">
        <w:rPr>
          <w:iCs/>
          <w:highlight w:val="white"/>
        </w:rPr>
        <w:t>.</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sidRPr="00E75C52">
        <w:rPr>
          <w:iCs/>
          <w:highlight w:val="white"/>
          <w:rPrChange w:id="7" w:author="Wheeler, David Linnard" w:date="2022-04-19T18:46:00Z">
            <w:rPr>
              <w:i/>
              <w:highlight w:val="white"/>
            </w:rPr>
          </w:rPrChange>
        </w:rPr>
        <w:t>et al.</w:t>
      </w:r>
      <w:r>
        <w:rPr>
          <w:i/>
          <w:highlight w:val="white"/>
        </w:rPr>
        <w:t xml:space="preserve"> </w:t>
      </w:r>
      <w:r>
        <w:rPr>
          <w:highlight w:val="white"/>
        </w:rPr>
        <w:t xml:space="preserve">2017, Sun </w:t>
      </w:r>
      <w:r w:rsidRPr="00E75C52">
        <w:rPr>
          <w:iCs/>
          <w:highlight w:val="white"/>
          <w:rPrChange w:id="8" w:author="Wheeler, David Linnard" w:date="2022-04-19T18:46:00Z">
            <w:rPr>
              <w:i/>
              <w:highlight w:val="white"/>
            </w:rPr>
          </w:rPrChange>
        </w:rPr>
        <w:t>et al.</w:t>
      </w:r>
      <w:r>
        <w:rPr>
          <w:highlight w:val="white"/>
        </w:rPr>
        <w:t xml:space="preserve"> 2017, </w:t>
      </w:r>
      <w:ins w:id="9" w:author="Wheeler, David Linnard" w:date="2022-04-19T18:47:00Z">
        <w:r w:rsidR="00E75C52">
          <w:rPr>
            <w:highlight w:val="white"/>
          </w:rPr>
          <w:t xml:space="preserve">and </w:t>
        </w:r>
      </w:ins>
      <w:r>
        <w:rPr>
          <w:highlight w:val="white"/>
        </w:rPr>
        <w:t xml:space="preserve">Tan </w:t>
      </w:r>
      <w:r w:rsidRPr="00E75C52">
        <w:rPr>
          <w:iCs/>
          <w:highlight w:val="white"/>
          <w:rPrChange w:id="10" w:author="Wheeler, David Linnard" w:date="2022-04-19T18:47:00Z">
            <w:rPr>
              <w:i/>
              <w:highlight w:val="white"/>
            </w:rPr>
          </w:rPrChange>
        </w:rPr>
        <w:t>et al.</w:t>
      </w:r>
      <w:r>
        <w:rPr>
          <w:i/>
          <w:highlight w:val="white"/>
        </w:rPr>
        <w:t xml:space="preserve">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sidRPr="00E75C52">
        <w:rPr>
          <w:iCs/>
          <w:highlight w:val="white"/>
          <w:rPrChange w:id="11" w:author="Wheeler, David Linnard" w:date="2022-04-19T18:47:00Z">
            <w:rPr>
              <w:i/>
              <w:highlight w:val="white"/>
            </w:rPr>
          </w:rPrChang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2AF9CBC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526DB1">
        <w:rPr>
          <w:highlight w:val="white"/>
        </w:rPr>
        <w:t xml:space="preserve"> on potato and peppermint</w:t>
      </w:r>
      <w:r>
        <w:rPr>
          <w:highlight w:val="white"/>
        </w:rPr>
        <w:t>.</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lastRenderedPageBreak/>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1F7AA5B9" w:rsidR="00D44044" w:rsidRPr="005A7434" w:rsidRDefault="0021510F" w:rsidP="00B841BD">
      <w:pPr>
        <w:spacing w:line="480" w:lineRule="auto"/>
        <w:jc w:val="both"/>
      </w:pPr>
      <w:r>
        <w:rPr>
          <w:b/>
        </w:rPr>
        <w:t>RNA</w:t>
      </w:r>
      <w:ins w:id="12" w:author="Wheeler, David Linnard" w:date="2022-04-19T18:47:00Z">
        <w:r w:rsidR="00E75C52">
          <w:rPr>
            <w:b/>
          </w:rPr>
          <w:t>-</w:t>
        </w:r>
      </w:ins>
      <w:del w:id="13" w:author="Wheeler, David Linnard" w:date="2022-04-19T18:47:00Z">
        <w:r w:rsidDel="00E75C52">
          <w:rPr>
            <w:b/>
          </w:rPr>
          <w:delText xml:space="preserve"> </w:delText>
        </w:r>
      </w:del>
      <w:r>
        <w:rPr>
          <w:b/>
        </w:rPr>
        <w:t>seq trial</w:t>
      </w:r>
    </w:p>
    <w:p w14:paraId="4CE5BBE9" w14:textId="1050147D" w:rsidR="00D44044" w:rsidRDefault="0021510F" w:rsidP="0073486D">
      <w:pPr>
        <w:spacing w:line="480" w:lineRule="auto"/>
        <w:ind w:firstLine="720"/>
        <w:jc w:val="both"/>
      </w:pPr>
      <w:r>
        <w:t xml:space="preserve">The treatment structure </w:t>
      </w:r>
      <w:r w:rsidR="00524C7F">
        <w:t>of</w:t>
      </w:r>
      <w:r w:rsidR="00122B73">
        <w:t xml:space="preserve"> the</w:t>
      </w:r>
      <w:r w:rsidR="00524C7F">
        <w:t xml:space="preserve"> dual RNA seq tri</w:t>
      </w:r>
      <w:r w:rsidR="00122B73">
        <w:t>a</w:t>
      </w:r>
      <w:r w:rsidR="00524C7F">
        <w:t xml:space="preserve">l </w:t>
      </w:r>
      <w:r>
        <w:t xml:space="preserve">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6C8CFA39"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ins w:id="14" w:author="Wheeler, David Linnard" w:date="2022-04-19T18:48:00Z">
        <w:r w:rsidR="00E75C52" w:rsidRPr="003544E8">
          <w:rPr>
            <w:vertAlign w:val="superscript"/>
          </w:rPr>
          <w:t>®</w:t>
        </w:r>
      </w:ins>
      <w:del w:id="15" w:author="Wheeler, David Linnard" w:date="2022-04-19T18:48:00Z">
        <w:r w:rsidRPr="00E75C52" w:rsidDel="00E75C52">
          <w:rPr>
            <w:sz w:val="16"/>
            <w:szCs w:val="16"/>
            <w:vertAlign w:val="superscript"/>
            <w:rPrChange w:id="16" w:author="Wheeler, David Linnard" w:date="2022-04-19T18:48:00Z">
              <w:rPr>
                <w:sz w:val="16"/>
                <w:szCs w:val="16"/>
              </w:rPr>
            </w:rPrChange>
          </w:rPr>
          <w:delText>®</w:delText>
        </w:r>
      </w:del>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w:t>
      </w:r>
      <w:ins w:id="17" w:author="Wheeler, David Linnard" w:date="2022-04-19T18:48:00Z">
        <w:r w:rsidR="00E75C52">
          <w:t xml:space="preserve"> </w:t>
        </w:r>
      </w:ins>
      <w:r>
        <w:t>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31DF1FE6"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sidRPr="00E75C52">
        <w:rPr>
          <w:iCs/>
          <w:rPrChange w:id="18" w:author="Wheeler, David Linnard" w:date="2022-04-19T18:48:00Z">
            <w:rPr>
              <w:i/>
            </w:rPr>
          </w:rPrChange>
        </w:rPr>
        <w:t>et al</w:t>
      </w:r>
      <w:r>
        <w:rPr>
          <w:i/>
        </w:rPr>
        <w:t>.</w:t>
      </w:r>
      <w:r>
        <w:t xml:space="preserve"> 2007 (</w:t>
      </w:r>
      <w:r>
        <w:rPr>
          <w:b/>
        </w:rPr>
        <w:t xml:space="preserve">Supplementary </w:t>
      </w:r>
      <w:del w:id="19" w:author="Wheeler, David Linnard" w:date="2022-04-19T18:48:00Z">
        <w:r w:rsidDel="00E75C52">
          <w:rPr>
            <w:b/>
          </w:rPr>
          <w:delText xml:space="preserve">document </w:delText>
        </w:r>
      </w:del>
      <w:ins w:id="20" w:author="Wheeler, David Linnard" w:date="2022-04-19T18:48:00Z">
        <w:r w:rsidR="00E75C52">
          <w:rPr>
            <w:b/>
          </w:rPr>
          <w:t xml:space="preserve">Table </w:t>
        </w:r>
      </w:ins>
      <w:r>
        <w:rPr>
          <w:b/>
        </w:rPr>
        <w:t>1</w:t>
      </w:r>
      <w:r>
        <w:t xml:space="preserve">). Estimates of RNA quality and quantity were determined by fragment analysis (Advanced Analytical Technologies Inc., Ankeny, IA) at </w:t>
      </w:r>
      <w:r>
        <w:lastRenderedPageBreak/>
        <w:t xml:space="preserve">Washington State University’s Center for Reproductive Biology, Molecular Biology and Genomics Core. </w:t>
      </w:r>
    </w:p>
    <w:p w14:paraId="62E6D1FD" w14:textId="54E080BC" w:rsidR="00D44044" w:rsidRDefault="0021510F" w:rsidP="0073486D">
      <w:pPr>
        <w:spacing w:line="480" w:lineRule="auto"/>
        <w:ind w:firstLine="720"/>
        <w:jc w:val="both"/>
        <w:rPr>
          <w:color w:val="202020"/>
          <w:highlight w:val="white"/>
        </w:rPr>
      </w:pPr>
      <w:r>
        <w:t xml:space="preserve">Samples of </w:t>
      </w:r>
      <w:del w:id="21" w:author="Wheeler, David Linnard" w:date="2022-04-19T18:49:00Z">
        <w:r w:rsidDel="00E75C52">
          <w:delText xml:space="preserve">3 </w:delText>
        </w:r>
      </w:del>
      <w:ins w:id="22" w:author="Wheeler, David Linnard" w:date="2022-04-19T18:49:00Z">
        <w:r w:rsidR="00E75C52">
          <w:t xml:space="preserve">three </w:t>
        </w:r>
      </w:ins>
      <w:r>
        <w:t>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sidRPr="00E75C52">
        <w:rPr>
          <w:iCs/>
          <w:color w:val="202020"/>
          <w:highlight w:val="white"/>
          <w:rPrChange w:id="23" w:author="Wheeler, David Linnard" w:date="2022-04-19T18:49:00Z">
            <w:rPr>
              <w:i/>
              <w:color w:val="202020"/>
              <w:highlight w:val="white"/>
            </w:rPr>
          </w:rPrChang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242FBE14"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2014) in R version 3.6.2 (R Core Team (2019)</w:t>
      </w:r>
      <w:del w:id="24" w:author="Wheeler, David Linnard" w:date="2022-04-19T18:50:00Z">
        <w:r w:rsidDel="00E75C52">
          <w:rPr>
            <w:color w:val="333333"/>
            <w:highlight w:val="white"/>
          </w:rPr>
          <w:delText>)</w:delText>
        </w:r>
      </w:del>
      <w:r>
        <w:rPr>
          <w:color w:val="333333"/>
          <w:highlight w:val="white"/>
        </w:rPr>
        <w:t xml:space="preserve">. Reads with fewer than </w:t>
      </w:r>
      <w:del w:id="25" w:author="Wheeler, David Linnard" w:date="2022-04-19T18:49:00Z">
        <w:r w:rsidDel="00E75C52">
          <w:rPr>
            <w:color w:val="333333"/>
            <w:highlight w:val="white"/>
          </w:rPr>
          <w:delText xml:space="preserve">1 </w:delText>
        </w:r>
      </w:del>
      <w:ins w:id="26" w:author="Wheeler, David Linnard" w:date="2022-04-19T18:49:00Z">
        <w:r w:rsidR="00E75C52">
          <w:rPr>
            <w:color w:val="333333"/>
            <w:highlight w:val="white"/>
          </w:rPr>
          <w:t xml:space="preserve">one </w:t>
        </w:r>
      </w:ins>
      <w:r>
        <w:rPr>
          <w:color w:val="333333"/>
          <w:highlight w:val="white"/>
        </w:rPr>
        <w:t xml:space="preserve">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w:t>
      </w:r>
      <w:r>
        <w:rPr>
          <w:color w:val="222222"/>
          <w:highlight w:val="white"/>
        </w:rPr>
        <w:lastRenderedPageBreak/>
        <w:t xml:space="preserve">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2014) in R version 3.6.2 (R Core Team (2019)</w:t>
      </w:r>
      <w:del w:id="27" w:author="Wheeler, David Linnard" w:date="2022-04-19T18:50:00Z">
        <w:r w:rsidDel="00C1590A">
          <w:rPr>
            <w:color w:val="333333"/>
            <w:highlight w:val="white"/>
          </w:rPr>
          <w:delText>)</w:delText>
        </w:r>
      </w:del>
      <w:r>
        <w:rPr>
          <w:color w:val="333333"/>
          <w:highlight w:val="white"/>
        </w:rPr>
        <w:t xml:space="preserve">. </w:t>
      </w:r>
    </w:p>
    <w:p w14:paraId="595F6A8A" w14:textId="012FBFA6" w:rsidR="00D44044" w:rsidRDefault="0021510F" w:rsidP="005531E1">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sidRPr="00C1590A">
        <w:rPr>
          <w:rFonts w:eastAsia="Arial Unicode MS"/>
          <w:color w:val="242729"/>
          <w:highlight w:val="white"/>
          <w:vertAlign w:val="superscript"/>
          <w:rPrChange w:id="28" w:author="Wheeler, David Linnard" w:date="2022-04-19T18:51:00Z">
            <w:rPr>
              <w:rFonts w:ascii="Arial Unicode MS" w:eastAsia="Arial Unicode MS" w:hAnsi="Arial Unicode MS" w:cs="Arial Unicode MS"/>
              <w:color w:val="242729"/>
              <w:highlight w:val="white"/>
              <w:vertAlign w:val="superscript"/>
            </w:rPr>
          </w:rPrChange>
        </w:rPr>
        <w:t>−</w:t>
      </w:r>
      <w:r w:rsidR="00241485" w:rsidRPr="00C1590A">
        <w:rPr>
          <w:rFonts w:eastAsia="Arial Unicode MS"/>
          <w:color w:val="242729"/>
          <w:highlight w:val="white"/>
          <w:vertAlign w:val="superscript"/>
          <w:rPrChange w:id="29" w:author="Wheeler, David Linnard" w:date="2022-04-19T18:51:00Z">
            <w:rPr>
              <w:rFonts w:ascii="Arial Unicode MS" w:eastAsia="Arial Unicode MS" w:hAnsi="Arial Unicode MS" w:cs="Arial Unicode MS"/>
              <w:color w:val="242729"/>
              <w:highlight w:val="white"/>
              <w:vertAlign w:val="superscript"/>
            </w:rPr>
          </w:rPrChange>
        </w:rPr>
        <w:t xml:space="preserve">5 </w:t>
      </w:r>
      <w:r w:rsidR="00241485">
        <w:t>for</w:t>
      </w:r>
      <w:r>
        <w:t xml:space="preserve"> NR and Swiss-</w:t>
      </w:r>
      <w:proofErr w:type="spellStart"/>
      <w:r>
        <w:t>Prot</w:t>
      </w:r>
      <w:proofErr w:type="spellEnd"/>
      <w:r>
        <w:t xml:space="preserve"> and </w:t>
      </w:r>
      <w:r>
        <w:rPr>
          <w:color w:val="242729"/>
          <w:highlight w:val="white"/>
        </w:rPr>
        <w:t>1 × 10</w:t>
      </w:r>
      <w:r w:rsidRPr="00C1590A">
        <w:rPr>
          <w:rFonts w:eastAsia="Arial Unicode MS"/>
          <w:color w:val="242729"/>
          <w:highlight w:val="white"/>
          <w:vertAlign w:val="superscript"/>
          <w:rPrChange w:id="30" w:author="Wheeler, David Linnard" w:date="2022-04-19T18:51:00Z">
            <w:rPr>
              <w:rFonts w:ascii="Arial Unicode MS" w:eastAsia="Arial Unicode MS" w:hAnsi="Arial Unicode MS" w:cs="Arial Unicode MS"/>
              <w:color w:val="242729"/>
              <w:highlight w:val="white"/>
              <w:vertAlign w:val="superscript"/>
            </w:rPr>
          </w:rPrChange>
        </w:rPr>
        <w:t>−</w:t>
      </w:r>
      <w:r w:rsidR="00241485" w:rsidRPr="00C1590A">
        <w:rPr>
          <w:rFonts w:eastAsia="Arial Unicode MS"/>
          <w:color w:val="242729"/>
          <w:highlight w:val="white"/>
          <w:vertAlign w:val="superscript"/>
          <w:rPrChange w:id="31" w:author="Wheeler, David Linnard" w:date="2022-04-19T18:51:00Z">
            <w:rPr>
              <w:rFonts w:ascii="Arial Unicode MS" w:eastAsia="Arial Unicode MS" w:hAnsi="Arial Unicode MS" w:cs="Arial Unicode MS"/>
              <w:color w:val="242729"/>
              <w:highlight w:val="white"/>
              <w:vertAlign w:val="superscript"/>
            </w:rPr>
          </w:rPrChange>
        </w:rPr>
        <w:t>3</w:t>
      </w:r>
      <w:r w:rsidR="00241485">
        <w:rPr>
          <w:rFonts w:ascii="Arial Unicode MS" w:eastAsia="Arial Unicode MS" w:hAnsi="Arial Unicode MS" w:cs="Arial Unicode MS"/>
          <w:color w:val="242729"/>
          <w:highlight w:val="white"/>
          <w:vertAlign w:val="superscript"/>
        </w:rPr>
        <w:t xml:space="preserve">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ins w:id="32" w:author="Wheeler, David Linnard" w:date="2022-04-19T18:52:00Z">
        <w:r w:rsidR="00C1590A">
          <w:rPr>
            <w:color w:val="262626"/>
            <w:highlight w:val="white"/>
          </w:rPr>
          <w:t>E</w:t>
        </w:r>
      </w:ins>
      <w:del w:id="33" w:author="Wheeler, David Linnard" w:date="2022-04-19T18:52:00Z">
        <w:r w:rsidDel="00C1590A">
          <w:rPr>
            <w:color w:val="262626"/>
            <w:highlight w:val="white"/>
          </w:rPr>
          <w:delText>e</w:delText>
        </w:r>
      </w:del>
      <w:r>
        <w:rPr>
          <w:color w:val="262626"/>
          <w:highlight w:val="white"/>
        </w:rPr>
        <w:t xml:space="preserve">-value threshold of </w:t>
      </w:r>
      <w:r>
        <w:rPr>
          <w:color w:val="242729"/>
          <w:highlight w:val="white"/>
        </w:rPr>
        <w:t>1 × 10</w:t>
      </w:r>
      <w:r w:rsidRPr="00C1590A">
        <w:rPr>
          <w:rFonts w:eastAsia="Arial Unicode MS"/>
          <w:color w:val="242729"/>
          <w:highlight w:val="white"/>
          <w:vertAlign w:val="superscript"/>
          <w:rPrChange w:id="34" w:author="Wheeler, David Linnard" w:date="2022-04-19T18:51:00Z">
            <w:rPr>
              <w:rFonts w:ascii="Arial Unicode MS" w:eastAsia="Arial Unicode MS" w:hAnsi="Arial Unicode MS" w:cs="Arial Unicode MS"/>
              <w:color w:val="242729"/>
              <w:highlight w:val="white"/>
              <w:vertAlign w:val="superscript"/>
            </w:rPr>
          </w:rPrChange>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del w:id="35" w:author="Wheeler, David Linnard" w:date="2022-04-19T18:50:00Z">
        <w:r w:rsidDel="00C1590A">
          <w:rPr>
            <w:color w:val="262626"/>
            <w:highlight w:val="white"/>
          </w:rPr>
          <w:delText>e</w:delText>
        </w:r>
      </w:del>
      <w:ins w:id="36" w:author="Wheeler, David Linnard" w:date="2022-04-19T18:50:00Z">
        <w:r w:rsidR="00C1590A">
          <w:rPr>
            <w:color w:val="262626"/>
            <w:highlight w:val="white"/>
          </w:rPr>
          <w:t>E</w:t>
        </w:r>
      </w:ins>
      <w:r>
        <w:rPr>
          <w:color w:val="262626"/>
          <w:highlight w:val="white"/>
        </w:rPr>
        <w:t xml:space="preserve">-value threshold of </w:t>
      </w:r>
      <w:r>
        <w:rPr>
          <w:color w:val="242729"/>
          <w:highlight w:val="white"/>
        </w:rPr>
        <w:t>1 × 10</w:t>
      </w:r>
      <w:r w:rsidRPr="00C1590A">
        <w:rPr>
          <w:rFonts w:eastAsia="Arial Unicode MS"/>
          <w:color w:val="242729"/>
          <w:highlight w:val="white"/>
          <w:vertAlign w:val="superscript"/>
          <w:rPrChange w:id="37" w:author="Wheeler, David Linnard" w:date="2022-04-19T18:51:00Z">
            <w:rPr>
              <w:rFonts w:ascii="Arial Unicode MS" w:eastAsia="Arial Unicode MS" w:hAnsi="Arial Unicode MS" w:cs="Arial Unicode MS"/>
              <w:color w:val="242729"/>
              <w:highlight w:val="white"/>
              <w:vertAlign w:val="superscript"/>
            </w:rPr>
          </w:rPrChange>
        </w:rPr>
        <w:t>−</w:t>
      </w:r>
      <w:r w:rsidR="00241485" w:rsidRPr="00C1590A">
        <w:rPr>
          <w:rFonts w:eastAsia="Arial Unicode MS"/>
          <w:color w:val="242729"/>
          <w:highlight w:val="white"/>
          <w:vertAlign w:val="superscript"/>
          <w:rPrChange w:id="38" w:author="Wheeler, David Linnard" w:date="2022-04-19T18:51:00Z">
            <w:rPr>
              <w:rFonts w:ascii="Arial Unicode MS" w:eastAsia="Arial Unicode MS" w:hAnsi="Arial Unicode MS" w:cs="Arial Unicode MS"/>
              <w:color w:val="242729"/>
              <w:highlight w:val="white"/>
              <w:vertAlign w:val="superscript"/>
            </w:rPr>
          </w:rPrChange>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w:t>
      </w:r>
      <w:del w:id="39" w:author="Wheeler, David Linnard" w:date="2022-04-19T18:52:00Z">
        <w:r w:rsidDel="00C1590A">
          <w:rPr>
            <w:color w:val="262626"/>
            <w:highlight w:val="white"/>
          </w:rPr>
          <w:delText>e</w:delText>
        </w:r>
      </w:del>
      <w:ins w:id="40" w:author="Wheeler, David Linnard" w:date="2022-04-19T18:52:00Z">
        <w:r w:rsidR="00C1590A">
          <w:rPr>
            <w:color w:val="262626"/>
            <w:highlight w:val="white"/>
          </w:rPr>
          <w:t>E</w:t>
        </w:r>
      </w:ins>
      <w:r>
        <w:rPr>
          <w:color w:val="262626"/>
          <w:highlight w:val="white"/>
        </w:rPr>
        <w:t xml:space="preserve">-value of </w:t>
      </w:r>
      <w:r>
        <w:rPr>
          <w:color w:val="242729"/>
          <w:highlight w:val="white"/>
        </w:rPr>
        <w:t>1 × 10</w:t>
      </w:r>
      <w:r w:rsidRPr="00C1590A">
        <w:rPr>
          <w:rFonts w:eastAsia="Arial Unicode MS"/>
          <w:color w:val="242729"/>
          <w:highlight w:val="white"/>
          <w:vertAlign w:val="superscript"/>
          <w:rPrChange w:id="41" w:author="Wheeler, David Linnard" w:date="2022-04-19T18:51:00Z">
            <w:rPr>
              <w:rFonts w:ascii="Arial Unicode MS" w:eastAsia="Arial Unicode MS" w:hAnsi="Arial Unicode MS" w:cs="Arial Unicode MS"/>
              <w:color w:val="242729"/>
              <w:highlight w:val="white"/>
              <w:vertAlign w:val="superscript"/>
            </w:rPr>
          </w:rPrChange>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w:t>
      </w:r>
      <w:del w:id="42" w:author="Wheeler, David Linnard" w:date="2022-04-19T18:51:00Z">
        <w:r w:rsidDel="00C1590A">
          <w:rPr>
            <w:color w:val="262626"/>
            <w:highlight w:val="white"/>
          </w:rPr>
          <w:delText>e</w:delText>
        </w:r>
      </w:del>
      <w:ins w:id="43" w:author="Wheeler, David Linnard" w:date="2022-04-19T18:51:00Z">
        <w:r w:rsidR="00C1590A">
          <w:rPr>
            <w:color w:val="262626"/>
            <w:highlight w:val="white"/>
          </w:rPr>
          <w:t>E</w:t>
        </w:r>
      </w:ins>
      <w:r>
        <w:rPr>
          <w:color w:val="262626"/>
          <w:highlight w:val="white"/>
        </w:rPr>
        <w:t xml:space="preserve">-value of </w:t>
      </w:r>
      <w:r>
        <w:rPr>
          <w:color w:val="242729"/>
          <w:highlight w:val="white"/>
        </w:rPr>
        <w:t>1 × 10</w:t>
      </w:r>
      <w:r w:rsidRPr="00C1590A">
        <w:rPr>
          <w:rFonts w:eastAsia="Arial Unicode MS"/>
          <w:color w:val="242729"/>
          <w:highlight w:val="white"/>
          <w:vertAlign w:val="superscript"/>
          <w:rPrChange w:id="44" w:author="Wheeler, David Linnard" w:date="2022-04-19T18:51:00Z">
            <w:rPr>
              <w:rFonts w:ascii="Arial Unicode MS" w:eastAsia="Arial Unicode MS" w:hAnsi="Arial Unicode MS" w:cs="Arial Unicode MS"/>
              <w:color w:val="242729"/>
              <w:highlight w:val="white"/>
              <w:vertAlign w:val="superscript"/>
            </w:rPr>
          </w:rPrChange>
        </w:rPr>
        <w:t>−10</w:t>
      </w:r>
      <w:r>
        <w:rPr>
          <w:rFonts w:ascii="Arial Unicode MS" w:eastAsia="Arial Unicode MS" w:hAnsi="Arial Unicode MS" w:cs="Arial Unicode MS"/>
          <w:color w:val="242729"/>
          <w:highlight w:val="white"/>
          <w:vertAlign w:val="superscript"/>
        </w:rPr>
        <w:t xml:space="preserve">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w:t>
      </w:r>
      <w:r w:rsidR="001421F5" w:rsidRPr="00B35AA6">
        <w:lastRenderedPageBreak/>
        <w:t xml:space="preserve">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43D37433"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r w:rsidR="00611644">
        <w:t>65</w:t>
      </w:r>
      <w:r w:rsidRPr="005531E1">
        <w:t>-180 bp</w:t>
      </w:r>
      <w:r w:rsidRPr="001421F5">
        <w:rPr>
          <w:rFonts w:ascii="Arial" w:hAnsi="Arial" w:cs="Arial"/>
        </w:rPr>
        <w:t xml:space="preserve"> </w:t>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16B583DE"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PCR were 95°C for 10 min</w:t>
      </w:r>
      <w:del w:id="45" w:author="Wheeler, David Linnard" w:date="2022-04-19T18:56:00Z">
        <w:r w:rsidRPr="00B35AA6" w:rsidDel="00E93C9E">
          <w:delText>utes</w:delText>
        </w:r>
      </w:del>
      <w:r w:rsidRPr="00B35AA6">
        <w:t xml:space="preserve">,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ins w:id="46" w:author="Wheeler, David Linnard" w:date="2022-04-19T18:56:00Z">
        <w:r w:rsidR="00E93C9E">
          <w:t>c</w:t>
        </w:r>
      </w:ins>
      <w:del w:id="47" w:author="Wheeler, David Linnard" w:date="2022-04-19T18:56:00Z">
        <w:r w:rsidR="00E918F4" w:rsidRPr="00B35AA6" w:rsidDel="00E93C9E">
          <w:delText>C</w:delText>
        </w:r>
      </w:del>
      <w:r w:rsidR="00E918F4" w:rsidRPr="00B35AA6">
        <w:t>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E93C9E">
        <w:rPr>
          <w:rStyle w:val="Emphasis"/>
          <w:i w:val="0"/>
          <w:iCs w:val="0"/>
          <w:color w:val="0E101A"/>
          <w:rPrChange w:id="48" w:author="Wheeler, David Linnard" w:date="2022-04-19T18:56:00Z">
            <w:rPr>
              <w:rStyle w:val="Emphasis"/>
              <w:color w:val="0E101A"/>
            </w:rPr>
          </w:rPrChange>
        </w:rPr>
        <w:t>and</w:t>
      </w:r>
      <w:r w:rsidR="00E918F4" w:rsidRPr="00B35AA6">
        <w:rPr>
          <w:rStyle w:val="Emphasis"/>
          <w:color w:val="0E101A"/>
        </w:rPr>
        <w:t xml:space="preserve">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change </w:t>
      </w:r>
      <w:r w:rsidR="00E918F4" w:rsidRPr="00B35AA6">
        <w:lastRenderedPageBreak/>
        <w:t>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BC64B8B" w:rsidR="00D44044" w:rsidRDefault="0021510F" w:rsidP="0073486D">
      <w:pPr>
        <w:spacing w:line="480" w:lineRule="auto"/>
        <w:rPr>
          <w:b/>
        </w:rPr>
      </w:pPr>
      <w:r>
        <w:rPr>
          <w:b/>
        </w:rPr>
        <w:t>RNA</w:t>
      </w:r>
      <w:ins w:id="49" w:author="Wheeler, David Linnard" w:date="2022-04-19T18:57:00Z">
        <w:r w:rsidR="00E93C9E">
          <w:rPr>
            <w:b/>
          </w:rPr>
          <w:t>-</w:t>
        </w:r>
      </w:ins>
      <w:del w:id="50" w:author="Wheeler, David Linnard" w:date="2022-04-19T18:57:00Z">
        <w:r w:rsidDel="00E93C9E">
          <w:rPr>
            <w:b/>
          </w:rPr>
          <w:delText xml:space="preserve"> </w:delText>
        </w:r>
      </w:del>
      <w:r>
        <w:rPr>
          <w:b/>
        </w:rPr>
        <w:t>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091FD373"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 xml:space="preserve">Figure </w:t>
      </w:r>
      <w:r w:rsidR="00514650">
        <w:rPr>
          <w:b/>
          <w:highlight w:val="white"/>
        </w:rPr>
        <w:t>1</w:t>
      </w:r>
      <w:r w:rsidR="0021510F">
        <w:rPr>
          <w:highlight w:val="white"/>
        </w:rPr>
        <w:t>). For brown mustard, a total of 2,079 DEGs were detected (</w:t>
      </w:r>
      <w:r w:rsidR="0021510F">
        <w:rPr>
          <w:b/>
          <w:highlight w:val="white"/>
        </w:rPr>
        <w:t xml:space="preserve">Figure </w:t>
      </w:r>
      <w:r w:rsidR="00514650">
        <w:rPr>
          <w:b/>
          <w:highlight w:val="white"/>
        </w:rPr>
        <w:t>1</w:t>
      </w:r>
      <w:r w:rsidR="0021510F">
        <w:rPr>
          <w:b/>
          <w:highlight w:val="white"/>
        </w:rPr>
        <w:t>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In c</w:t>
      </w:r>
      <w:r w:rsidR="0021510F">
        <w:rPr>
          <w:highlight w:val="white"/>
        </w:rPr>
        <w:t>ompar</w:t>
      </w:r>
      <w:r w:rsidR="00790C65">
        <w:rPr>
          <w:highlight w:val="white"/>
        </w:rPr>
        <w:t>i</w:t>
      </w:r>
      <w:r>
        <w:rPr>
          <w:highlight w:val="white"/>
        </w:rPr>
        <w:t>son,</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 xml:space="preserve">Figure </w:t>
      </w:r>
      <w:r w:rsidR="00514650">
        <w:rPr>
          <w:b/>
          <w:highlight w:val="white"/>
        </w:rPr>
        <w:t>1</w:t>
      </w:r>
      <w:r w:rsidR="0021510F">
        <w:rPr>
          <w:b/>
          <w:highlight w:val="white"/>
        </w:rPr>
        <w:t>Aa</w:t>
      </w:r>
      <w:r w:rsidR="0021510F">
        <w:rPr>
          <w:highlight w:val="white"/>
        </w:rPr>
        <w:t>).</w:t>
      </w:r>
    </w:p>
    <w:p w14:paraId="3BE08E80" w14:textId="7F19ABEA"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 xml:space="preserve">Figure </w:t>
      </w:r>
      <w:r w:rsidR="00514650">
        <w:rPr>
          <w:b/>
          <w:highlight w:val="white"/>
        </w:rPr>
        <w:t>1</w:t>
      </w:r>
      <w:r>
        <w:rPr>
          <w:b/>
          <w:highlight w:val="white"/>
        </w:rPr>
        <w:t>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 xml:space="preserve">Figure </w:t>
      </w:r>
      <w:r w:rsidR="00514650">
        <w:rPr>
          <w:b/>
          <w:highlight w:val="white"/>
        </w:rPr>
        <w:t>1</w:t>
      </w:r>
      <w:r>
        <w:rPr>
          <w:b/>
          <w:highlight w:val="white"/>
        </w:rPr>
        <w:t>Ab</w:t>
      </w:r>
      <w:r>
        <w:rPr>
          <w:highlight w:val="white"/>
        </w:rPr>
        <w:t>).</w:t>
      </w:r>
    </w:p>
    <w:p w14:paraId="30C7A8C1" w14:textId="7309C741"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 xml:space="preserve">Figure </w:t>
      </w:r>
      <w:r w:rsidR="000D07F2">
        <w:rPr>
          <w:b/>
          <w:highlight w:val="white"/>
        </w:rPr>
        <w:t>1</w:t>
      </w:r>
      <w:r>
        <w:rPr>
          <w:b/>
          <w:highlight w:val="white"/>
        </w:rPr>
        <w:t>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 xml:space="preserve">Figure </w:t>
      </w:r>
      <w:r w:rsidR="00514650">
        <w:rPr>
          <w:b/>
          <w:highlight w:val="white"/>
        </w:rPr>
        <w:t>1</w:t>
      </w:r>
      <w:r>
        <w:rPr>
          <w:b/>
          <w:highlight w:val="white"/>
        </w:rPr>
        <w:t>Ac</w:t>
      </w:r>
      <w:r>
        <w:rPr>
          <w:highlight w:val="white"/>
        </w:rPr>
        <w:t>).</w:t>
      </w:r>
    </w:p>
    <w:p w14:paraId="4E3571AC" w14:textId="592E0DD6"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w:t>
      </w:r>
      <w:r w:rsidR="00514650">
        <w:rPr>
          <w:b/>
          <w:highlight w:val="white"/>
        </w:rPr>
        <w:t>1</w:t>
      </w:r>
      <w:r>
        <w:rPr>
          <w:b/>
          <w:highlight w:val="white"/>
        </w:rPr>
        <w:t xml:space="preserve">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A86CBF6"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 xml:space="preserve">Figure </w:t>
      </w:r>
      <w:r w:rsidR="00514650">
        <w:rPr>
          <w:b/>
          <w:highlight w:val="white"/>
        </w:rPr>
        <w:t>2</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 xml:space="preserve">Figure </w:t>
      </w:r>
      <w:r w:rsidR="00514650">
        <w:rPr>
          <w:b/>
          <w:highlight w:val="white"/>
        </w:rPr>
        <w:t>2</w:t>
      </w:r>
      <w:r w:rsidR="0021510F">
        <w:rPr>
          <w:b/>
          <w:highlight w:val="white"/>
        </w:rPr>
        <w:t>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w:t>
      </w:r>
      <w:proofErr w:type="gramStart"/>
      <w:r w:rsidR="00221812">
        <w:rPr>
          <w:highlight w:val="white"/>
        </w:rPr>
        <w:t>e.g.</w:t>
      </w:r>
      <w:proofErr w:type="gramEnd"/>
      <w:r w:rsidR="00221812">
        <w:rPr>
          <w:highlight w:val="white"/>
        </w:rPr>
        <w:t xml:space="preserve">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w:t>
      </w:r>
      <w:del w:id="51" w:author="Wheeler, David Linnard" w:date="2022-04-19T18:57:00Z">
        <w:r w:rsidR="0021510F" w:rsidDel="00E93C9E">
          <w:rPr>
            <w:highlight w:val="white"/>
          </w:rPr>
          <w:delText xml:space="preserve"> </w:delText>
        </w:r>
      </w:del>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 xml:space="preserve">Figure </w:t>
      </w:r>
      <w:r w:rsidR="00514650">
        <w:rPr>
          <w:b/>
          <w:highlight w:val="white"/>
        </w:rPr>
        <w:t>2</w:t>
      </w:r>
      <w:r w:rsidR="0021510F">
        <w:rPr>
          <w:b/>
          <w:highlight w:val="white"/>
        </w:rPr>
        <w:t>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w:t>
      </w:r>
      <w:r w:rsidR="00514650">
        <w:rPr>
          <w:b/>
          <w:highlight w:val="white"/>
        </w:rPr>
        <w:t>2</w:t>
      </w:r>
      <w:r w:rsidR="0021510F">
        <w:rPr>
          <w:b/>
          <w:highlight w:val="white"/>
        </w:rPr>
        <w:t xml:space="preserve">d </w:t>
      </w:r>
      <w:r w:rsidR="0034127E">
        <w:rPr>
          <w:highlight w:val="white"/>
        </w:rPr>
        <w:t>demarcate differences between hosts, not isolates</w:t>
      </w:r>
      <w:r w:rsidR="0021510F">
        <w:rPr>
          <w:highlight w:val="white"/>
        </w:rPr>
        <w:t>.</w:t>
      </w:r>
    </w:p>
    <w:p w14:paraId="389A98FC" w14:textId="0D44B52E"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 xml:space="preserve">Figure </w:t>
      </w:r>
      <w:ins w:id="52" w:author="Wheeler, David Linnard" w:date="2022-04-19T18:58:00Z">
        <w:r w:rsidR="00E93C9E">
          <w:rPr>
            <w:b/>
            <w:highlight w:val="white"/>
          </w:rPr>
          <w:t>3</w:t>
        </w:r>
      </w:ins>
      <w:del w:id="53" w:author="Wheeler, David Linnard" w:date="2022-04-19T18:58:00Z">
        <w:r w:rsidR="00514650" w:rsidDel="00E93C9E">
          <w:rPr>
            <w:b/>
            <w:highlight w:val="white"/>
          </w:rPr>
          <w:delText>3</w:delText>
        </w:r>
        <w:r w:rsidDel="00E93C9E">
          <w:rPr>
            <w:b/>
            <w:highlight w:val="white"/>
          </w:rPr>
          <w:delText>A</w:delText>
        </w:r>
      </w:del>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 xml:space="preserve">Figure </w:t>
      </w:r>
      <w:r w:rsidR="00514650">
        <w:rPr>
          <w:b/>
          <w:highlight w:val="white"/>
        </w:rPr>
        <w:t>3</w:t>
      </w:r>
      <w:r>
        <w:rPr>
          <w:b/>
          <w:highlight w:val="white"/>
        </w:rPr>
        <w:t>A</w:t>
      </w:r>
      <w:r>
        <w:rPr>
          <w:highlight w:val="white"/>
        </w:rPr>
        <w:t xml:space="preserve">). </w:t>
      </w:r>
    </w:p>
    <w:p w14:paraId="1DEBD77C" w14:textId="28D00A2D"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 xml:space="preserve">Figure </w:t>
      </w:r>
      <w:r w:rsidR="00514650">
        <w:rPr>
          <w:b/>
          <w:highlight w:val="white"/>
        </w:rPr>
        <w:t>3</w:t>
      </w:r>
      <w:r>
        <w:rPr>
          <w:b/>
          <w:highlight w:val="white"/>
        </w:rPr>
        <w:t>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 xml:space="preserve">Figure </w:t>
      </w:r>
      <w:r w:rsidR="00514650">
        <w:rPr>
          <w:b/>
          <w:highlight w:val="white"/>
        </w:rPr>
        <w:t>3</w:t>
      </w:r>
      <w:r>
        <w:rPr>
          <w:b/>
          <w:highlight w:val="white"/>
        </w:rPr>
        <w:t>B</w:t>
      </w:r>
      <w:r>
        <w:rPr>
          <w:highlight w:val="white"/>
        </w:rPr>
        <w:t>).</w:t>
      </w:r>
    </w:p>
    <w:p w14:paraId="57156171" w14:textId="2321A88B"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del w:id="54" w:author="Wheeler, David Linnard" w:date="2022-04-19T18:59:00Z">
        <w:r w:rsidR="00990D18" w:rsidRPr="00DD5525" w:rsidDel="00E93C9E">
          <w:rPr>
            <w:rStyle w:val="Emphasis"/>
            <w:color w:val="0E101A"/>
          </w:rPr>
          <w:delText xml:space="preserve">Verticillium </w:delText>
        </w:r>
      </w:del>
      <w:ins w:id="55" w:author="Wheeler, David Linnard" w:date="2022-04-19T18:59:00Z">
        <w:r w:rsidR="00E93C9E" w:rsidRPr="00DD5525">
          <w:rPr>
            <w:rStyle w:val="Emphasis"/>
            <w:color w:val="0E101A"/>
          </w:rPr>
          <w:t>V</w:t>
        </w:r>
        <w:r w:rsidR="00E93C9E">
          <w:rPr>
            <w:rStyle w:val="Emphasis"/>
            <w:color w:val="0E101A"/>
          </w:rPr>
          <w:t>.</w:t>
        </w:r>
        <w:r w:rsidR="00E93C9E" w:rsidRPr="00DD5525">
          <w:rPr>
            <w:rStyle w:val="Emphasis"/>
            <w:color w:val="0E101A"/>
          </w:rPr>
          <w:t xml:space="preserve"> </w:t>
        </w:r>
      </w:ins>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514650">
        <w:rPr>
          <w:rStyle w:val="Strong"/>
          <w:color w:val="0E101A"/>
        </w:rPr>
        <w:t>4</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682C15F5"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 xml:space="preserve">Figure </w:t>
      </w:r>
      <w:r w:rsidR="00514650">
        <w:rPr>
          <w:b/>
          <w:color w:val="0E101A"/>
        </w:rPr>
        <w:t>5</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w:t>
      </w:r>
      <w:r w:rsidRPr="009C4E95">
        <w:rPr>
          <w:color w:val="0E101A"/>
        </w:rPr>
        <w:lastRenderedPageBreak/>
        <w:t>expression changes (log</w:t>
      </w:r>
      <w:r w:rsidRPr="009C4E95">
        <w:rPr>
          <w:color w:val="0E101A"/>
          <w:vertAlign w:val="subscript"/>
        </w:rPr>
        <w:t>2</w:t>
      </w:r>
      <w:ins w:id="56" w:author="Wheeler, David Linnard" w:date="2022-04-19T18:59:00Z">
        <w:r w:rsidR="00E93C9E">
          <w:rPr>
            <w:color w:val="0E101A"/>
            <w:vertAlign w:val="subscript"/>
          </w:rPr>
          <w:t>-</w:t>
        </w:r>
      </w:ins>
      <w:r w:rsidRPr="009C4E95">
        <w:rPr>
          <w:color w:val="0E101A"/>
        </w:rPr>
        <w:t>fold change) between RT-</w:t>
      </w:r>
      <w:r>
        <w:rPr>
          <w:color w:val="0E101A"/>
        </w:rPr>
        <w:t>q</w:t>
      </w:r>
      <w:r w:rsidRPr="009C4E95">
        <w:rPr>
          <w:color w:val="0E101A"/>
        </w:rPr>
        <w:t>PCR and RNA</w:t>
      </w:r>
      <w:ins w:id="57" w:author="Wheeler, David Linnard" w:date="2022-04-19T18:59:00Z">
        <w:r w:rsidR="00E93C9E">
          <w:rPr>
            <w:color w:val="0E101A"/>
          </w:rPr>
          <w:t>-</w:t>
        </w:r>
      </w:ins>
      <w:del w:id="58" w:author="Wheeler, David Linnard" w:date="2022-04-19T18:59:00Z">
        <w:r w:rsidRPr="009C4E95" w:rsidDel="00E93C9E">
          <w:rPr>
            <w:color w:val="0E101A"/>
          </w:rPr>
          <w:delText xml:space="preserve"> </w:delText>
        </w:r>
      </w:del>
      <w:r w:rsidRPr="009C4E95">
        <w:rPr>
          <w:color w:val="0E101A"/>
        </w:rPr>
        <w:t>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w:t>
      </w:r>
      <w:r w:rsidR="009365A4">
        <w:rPr>
          <w:color w:val="0E101A"/>
        </w:rPr>
        <w:t>.</w:t>
      </w:r>
    </w:p>
    <w:p w14:paraId="06ADA37B" w14:textId="4E23A88A"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 xml:space="preserve">Figure </w:t>
      </w:r>
      <w:r w:rsidR="000D07F2">
        <w:rPr>
          <w:b/>
          <w:color w:val="0E101A"/>
        </w:rPr>
        <w:t>5</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A total of 13 comparisons of DEGs did not exhibit the same expression patterns as those from the RNA</w:t>
      </w:r>
      <w:ins w:id="59" w:author="Wheeler, David Linnard" w:date="2022-04-19T19:00:00Z">
        <w:r w:rsidR="00E93C9E">
          <w:t>-</w:t>
        </w:r>
      </w:ins>
      <w:del w:id="60" w:author="Wheeler, David Linnard" w:date="2022-04-19T19:00:00Z">
        <w:r w:rsidRPr="00741205" w:rsidDel="00E93C9E">
          <w:delText xml:space="preserve"> </w:delText>
        </w:r>
      </w:del>
      <w:r w:rsidRPr="00741205">
        <w:t xml:space="preserve">seq data. More specifically, a total of 8, 2, 2, and 1 DEGs with different expression patterns were from brown mustard, potato, </w:t>
      </w:r>
      <w:proofErr w:type="gramStart"/>
      <w:r w:rsidRPr="00741205">
        <w:t>peppermint</w:t>
      </w:r>
      <w:proofErr w:type="gramEnd"/>
      <w:r w:rsidRPr="00741205">
        <w:t xml:space="preserve">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48DC8B33"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r w:rsidR="00122B73" w:rsidRPr="00122B73">
        <w:rPr>
          <w:b/>
          <w:bCs/>
          <w:color w:val="0E101A"/>
        </w:rPr>
        <w:t xml:space="preserve"> </w:t>
      </w:r>
      <w:r w:rsidR="00122B73" w:rsidRPr="00691D82">
        <w:rPr>
          <w:color w:val="0E101A"/>
        </w:rPr>
        <w:t xml:space="preserve">Potential sources for these differences likely include differences in </w:t>
      </w:r>
      <w:r w:rsidR="00122B73" w:rsidRPr="00691D82">
        <w:rPr>
          <w:color w:val="0E101A"/>
        </w:rPr>
        <w:lastRenderedPageBreak/>
        <w:t>the sensitivity of the two methods, environmental differences, and the use of a different cDNA for quantification (Wang et al. 2016).</w:t>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5DF9FCBE" w14:textId="62E8647A" w:rsidR="00D44044" w:rsidRPr="00FD6969" w:rsidRDefault="00216063" w:rsidP="00C75219">
      <w:pPr>
        <w:spacing w:line="480" w:lineRule="auto"/>
        <w:ind w:firstLine="720"/>
        <w:rPr>
          <w:color w:val="000000"/>
        </w:rPr>
      </w:pPr>
      <w:r w:rsidRPr="00216063">
        <w:rPr>
          <w:color w:val="0E101A"/>
        </w:rPr>
        <w:t xml:space="preserve">Several </w:t>
      </w:r>
      <w:r>
        <w:rPr>
          <w:color w:val="0E101A"/>
        </w:rPr>
        <w:t>DEGs</w:t>
      </w:r>
      <w:r w:rsidRPr="00216063">
        <w:rPr>
          <w:color w:val="0E101A"/>
        </w:rPr>
        <w:t xml:space="preserve"> were identified in peppermint following inoculation with </w:t>
      </w:r>
      <w:r w:rsidRPr="00216063">
        <w:rPr>
          <w:i/>
          <w:color w:val="0E101A"/>
        </w:rPr>
        <w:t>V</w:t>
      </w:r>
      <w:r w:rsidRPr="00216063">
        <w:rPr>
          <w:color w:val="0E101A"/>
        </w:rPr>
        <w:t xml:space="preserve">. </w:t>
      </w:r>
      <w:proofErr w:type="spellStart"/>
      <w:r w:rsidRPr="00216063">
        <w:rPr>
          <w:i/>
          <w:color w:val="0E101A"/>
        </w:rPr>
        <w:t>dahliae</w:t>
      </w:r>
      <w:proofErr w:type="spellEnd"/>
      <w:r>
        <w:rPr>
          <w:color w:val="0E101A"/>
        </w:rPr>
        <w:t>.</w:t>
      </w:r>
      <w:r w:rsidRPr="00216063">
        <w:rPr>
          <w:color w:val="0E101A"/>
        </w:rPr>
        <w:t xml:space="preserve"> </w:t>
      </w:r>
      <w:r>
        <w:rPr>
          <w:color w:val="0E101A"/>
        </w:rPr>
        <w:t>Most up-regulated genes were</w:t>
      </w:r>
      <w:r w:rsidRPr="00216063">
        <w:rPr>
          <w:color w:val="0E101A"/>
        </w:rPr>
        <w:t xml:space="preserve"> </w:t>
      </w:r>
      <w:r>
        <w:rPr>
          <w:color w:val="0E101A"/>
        </w:rPr>
        <w:t xml:space="preserve">homologous with </w:t>
      </w:r>
      <w:r w:rsidRPr="00216063">
        <w:rPr>
          <w:i/>
          <w:color w:val="0E101A"/>
        </w:rPr>
        <w:t>Arabidopsis</w:t>
      </w:r>
      <w:r>
        <w:rPr>
          <w:color w:val="0E101A"/>
        </w:rPr>
        <w:t xml:space="preserve"> </w:t>
      </w:r>
      <w:r w:rsidRPr="00216063">
        <w:rPr>
          <w:i/>
          <w:color w:val="0E101A"/>
        </w:rPr>
        <w:t>thaliana</w:t>
      </w:r>
      <w:r>
        <w:rPr>
          <w:color w:val="0E101A"/>
        </w:rPr>
        <w:t xml:space="preserve"> genes that are </w:t>
      </w:r>
      <w:r w:rsidRPr="00216063">
        <w:rPr>
          <w:color w:val="0E101A"/>
        </w:rPr>
        <w:t>potentially involved in pathogen recognition</w:t>
      </w:r>
      <w:r>
        <w:rPr>
          <w:color w:val="0E101A"/>
        </w:rPr>
        <w:t>, such as FB30</w:t>
      </w:r>
      <w:r w:rsidRPr="00216063">
        <w:rPr>
          <w:color w:val="0E101A"/>
        </w:rPr>
        <w:t xml:space="preserve"> (</w:t>
      </w:r>
      <w:r>
        <w:rPr>
          <w:color w:val="0E101A"/>
        </w:rPr>
        <w:t xml:space="preserve">putative </w:t>
      </w:r>
      <w:r w:rsidRPr="00216063">
        <w:rPr>
          <w:color w:val="0E101A"/>
        </w:rPr>
        <w:t>F-box protein</w:t>
      </w:r>
      <w:r>
        <w:rPr>
          <w:color w:val="0E101A"/>
        </w:rPr>
        <w:t>) and EGL1 (</w:t>
      </w:r>
      <w:r w:rsidRPr="00216063">
        <w:rPr>
          <w:color w:val="0E101A"/>
        </w:rPr>
        <w:t>transcription activator)</w:t>
      </w:r>
      <w:r>
        <w:rPr>
          <w:color w:val="0E101A"/>
        </w:rPr>
        <w:t>,</w:t>
      </w:r>
      <w:r w:rsidRPr="00216063">
        <w:rPr>
          <w:color w:val="0E101A"/>
        </w:rPr>
        <w:t xml:space="preserve"> and responses to stress</w:t>
      </w:r>
      <w:r>
        <w:rPr>
          <w:color w:val="0E101A"/>
        </w:rPr>
        <w:t>,</w:t>
      </w:r>
      <w:r w:rsidRPr="00216063">
        <w:rPr>
          <w:color w:val="0E101A"/>
        </w:rPr>
        <w:t xml:space="preserve"> </w:t>
      </w:r>
      <w:r>
        <w:rPr>
          <w:color w:val="0E101A"/>
        </w:rPr>
        <w:t>such as IFRH (</w:t>
      </w:r>
      <w:r w:rsidRPr="00216063">
        <w:rPr>
          <w:color w:val="0E101A"/>
        </w:rPr>
        <w:t>isoflavone reductase</w:t>
      </w:r>
      <w:r>
        <w:rPr>
          <w:color w:val="0E101A"/>
        </w:rPr>
        <w:t>) and PER45</w:t>
      </w:r>
      <w:r w:rsidRPr="00216063">
        <w:rPr>
          <w:color w:val="0E101A"/>
        </w:rPr>
        <w:t xml:space="preserve"> </w:t>
      </w:r>
      <w:r>
        <w:rPr>
          <w:color w:val="0E101A"/>
        </w:rPr>
        <w:t>(</w:t>
      </w:r>
      <w:r w:rsidRPr="00216063">
        <w:rPr>
          <w:color w:val="0E101A"/>
        </w:rPr>
        <w:t>peroxidase). Peppermint genes that were downregulated tended to be involved in photosynthesis</w:t>
      </w:r>
      <w:r>
        <w:rPr>
          <w:color w:val="0E101A"/>
        </w:rPr>
        <w:t>, including homologues of</w:t>
      </w:r>
      <w:r w:rsidR="00967D1E">
        <w:rPr>
          <w:color w:val="0E101A"/>
        </w:rPr>
        <w:t xml:space="preserve"> </w:t>
      </w:r>
      <w:r>
        <w:rPr>
          <w:color w:val="0E101A"/>
        </w:rPr>
        <w:t xml:space="preserve">CB21 </w:t>
      </w:r>
      <w:r w:rsidRPr="00216063">
        <w:rPr>
          <w:color w:val="0E101A"/>
        </w:rPr>
        <w:t>(</w:t>
      </w:r>
      <w:r w:rsidR="00967D1E">
        <w:rPr>
          <w:color w:val="0E101A"/>
        </w:rPr>
        <w:t>chlorophyll a-b binding protein</w:t>
      </w:r>
      <w:r w:rsidRPr="00216063">
        <w:rPr>
          <w:color w:val="0E101A"/>
        </w:rPr>
        <w:t>)</w:t>
      </w:r>
      <w:r w:rsidR="00967D1E">
        <w:rPr>
          <w:color w:val="0E101A"/>
        </w:rPr>
        <w:t xml:space="preserve"> and PNSB3 (photosynthetic NDH subunit)</w:t>
      </w:r>
      <w:r w:rsidRPr="00216063">
        <w:rPr>
          <w:color w:val="0E101A"/>
        </w:rPr>
        <w:t xml:space="preserve">. </w:t>
      </w:r>
      <w:r w:rsidR="00967D1E">
        <w:rPr>
          <w:color w:val="0E101A"/>
        </w:rPr>
        <w:t xml:space="preserve">Genes associated with photorespiration (RBS2), cell morphogenesis (ARP3), and ion transport (CNGC5) were also </w:t>
      </w:r>
      <w:proofErr w:type="gramStart"/>
      <w:r w:rsidR="00967D1E">
        <w:rPr>
          <w:color w:val="0E101A"/>
        </w:rPr>
        <w:t>down-regulated</w:t>
      </w:r>
      <w:proofErr w:type="gramEnd"/>
      <w:r w:rsidR="00967D1E">
        <w:rPr>
          <w:color w:val="0E101A"/>
        </w:rPr>
        <w:t xml:space="preserve">. </w:t>
      </w:r>
      <w:r w:rsidR="00414BAE" w:rsidRPr="009F403F">
        <w:rPr>
          <w:color w:val="0E101A"/>
        </w:rPr>
        <w:t xml:space="preserve">For </w:t>
      </w:r>
      <w:r w:rsidR="00414BAE" w:rsidRPr="009F403F">
        <w:rPr>
          <w:i/>
          <w:color w:val="0E101A"/>
        </w:rPr>
        <w:t xml:space="preserve">V. </w:t>
      </w:r>
      <w:proofErr w:type="spellStart"/>
      <w:r w:rsidR="00414BAE" w:rsidRPr="009F403F">
        <w:rPr>
          <w:i/>
          <w:color w:val="0E101A"/>
        </w:rPr>
        <w:t>dahliae</w:t>
      </w:r>
      <w:proofErr w:type="spellEnd"/>
      <w:r w:rsidR="00414BAE" w:rsidRPr="009F403F">
        <w:rPr>
          <w:color w:val="0E101A"/>
        </w:rPr>
        <w:t xml:space="preserve">, genes with putative roles in virulence such as peptidase, hydrolase, oxidoreductase, and catalytic activity were </w:t>
      </w:r>
      <w:r w:rsidR="00F32819">
        <w:rPr>
          <w:color w:val="0E101A"/>
        </w:rPr>
        <w:t>differentially expressed</w:t>
      </w:r>
      <w:r w:rsidR="00414BAE"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00414BAE" w:rsidRPr="009F403F">
        <w:rPr>
          <w:color w:val="0E101A"/>
        </w:rPr>
        <w:t xml:space="preserve">The </w:t>
      </w:r>
      <w:proofErr w:type="spellStart"/>
      <w:r w:rsidR="00414BAE" w:rsidRPr="009F403F">
        <w:rPr>
          <w:color w:val="0E101A"/>
        </w:rPr>
        <w:t>heptaketide</w:t>
      </w:r>
      <w:proofErr w:type="spellEnd"/>
      <w:r w:rsidR="00414BAE" w:rsidRPr="009F403F">
        <w:rPr>
          <w:color w:val="0E101A"/>
        </w:rPr>
        <w:t xml:space="preserve"> hydrolase, </w:t>
      </w:r>
      <w:r w:rsidR="00414BAE" w:rsidRPr="009F403F">
        <w:rPr>
          <w:i/>
          <w:color w:val="0E101A"/>
        </w:rPr>
        <w:t>AYG</w:t>
      </w:r>
      <w:r w:rsidR="00414BAE">
        <w:rPr>
          <w:i/>
          <w:color w:val="0E101A"/>
        </w:rPr>
        <w:t>1</w:t>
      </w:r>
      <w:r w:rsidR="00414BAE" w:rsidRPr="009F403F">
        <w:rPr>
          <w:color w:val="0E101A"/>
        </w:rPr>
        <w:t xml:space="preserve">, </w:t>
      </w:r>
      <w:r w:rsidR="00414BAE">
        <w:rPr>
          <w:color w:val="0E101A"/>
        </w:rPr>
        <w:t xml:space="preserve">which </w:t>
      </w:r>
      <w:r w:rsidR="00414BAE" w:rsidRPr="009F403F">
        <w:rPr>
          <w:color w:val="0E101A"/>
        </w:rPr>
        <w:t>play</w:t>
      </w:r>
      <w:r w:rsidR="00414BAE">
        <w:rPr>
          <w:color w:val="0E101A"/>
        </w:rPr>
        <w:t xml:space="preserve">s </w:t>
      </w:r>
      <w:r w:rsidR="00414BAE" w:rsidRPr="009F403F">
        <w:rPr>
          <w:color w:val="0E101A"/>
        </w:rPr>
        <w:t>a role in melanin biosynthesis (</w:t>
      </w:r>
      <w:proofErr w:type="spellStart"/>
      <w:r w:rsidR="00414BAE" w:rsidRPr="009F403F">
        <w:rPr>
          <w:color w:val="0E101A"/>
        </w:rPr>
        <w:t>Fujii</w:t>
      </w:r>
      <w:proofErr w:type="spellEnd"/>
      <w:r w:rsidR="00414BAE" w:rsidRPr="009F403F">
        <w:rPr>
          <w:color w:val="0E101A"/>
        </w:rPr>
        <w:t xml:space="preserve"> </w:t>
      </w:r>
      <w:r w:rsidR="00414BAE" w:rsidRPr="00FA711E">
        <w:rPr>
          <w:i/>
          <w:color w:val="0E101A"/>
        </w:rPr>
        <w:t>et al</w:t>
      </w:r>
      <w:r w:rsidR="00414BAE" w:rsidRPr="009F403F">
        <w:rPr>
          <w:color w:val="0E101A"/>
        </w:rPr>
        <w:t>. 2004)</w:t>
      </w:r>
      <w:r w:rsidR="00414BAE">
        <w:rPr>
          <w:color w:val="0E101A"/>
        </w:rPr>
        <w:t xml:space="preserve"> </w:t>
      </w:r>
      <w:r w:rsidR="00414BAE" w:rsidRPr="009F403F">
        <w:rPr>
          <w:color w:val="0E101A"/>
        </w:rPr>
        <w:t xml:space="preserve">was differentially expressed in </w:t>
      </w:r>
      <w:r w:rsidR="00A704F9">
        <w:rPr>
          <w:color w:val="0E101A"/>
        </w:rPr>
        <w:t xml:space="preserve">isolate 111 during infection of </w:t>
      </w:r>
      <w:r w:rsidR="00414BAE">
        <w:rPr>
          <w:color w:val="0E101A"/>
        </w:rPr>
        <w:t>brown mustard compared to potato.</w:t>
      </w:r>
      <w:del w:id="61" w:author="Wheeler, David Linnard" w:date="2022-04-19T19:00:00Z">
        <w:r w:rsidR="00414BAE" w:rsidDel="00E93C9E">
          <w:rPr>
            <w:color w:val="0E101A"/>
          </w:rPr>
          <w:delText xml:space="preserve"> </w:delText>
        </w:r>
      </w:del>
      <w:r w:rsidR="00414BAE">
        <w:rPr>
          <w:color w:val="0E101A"/>
        </w:rPr>
        <w:t xml:space="preserve"> In </w:t>
      </w:r>
      <w:r w:rsidR="00414BAE">
        <w:rPr>
          <w:color w:val="0E101A"/>
        </w:rPr>
        <w:lastRenderedPageBreak/>
        <w:t xml:space="preserve">addition, differential expression of </w:t>
      </w:r>
      <w:r w:rsidR="00414BAE" w:rsidRPr="00FA711E">
        <w:rPr>
          <w:i/>
          <w:iCs/>
          <w:color w:val="0E101A"/>
        </w:rPr>
        <w:t>AYG1</w:t>
      </w:r>
      <w:r w:rsidR="00414BAE">
        <w:rPr>
          <w:color w:val="0E101A"/>
        </w:rPr>
        <w:t xml:space="preserve"> was also observed in</w:t>
      </w:r>
      <w:r w:rsidR="00A704F9">
        <w:rPr>
          <w:color w:val="0E101A"/>
        </w:rPr>
        <w:t xml:space="preserve"> both isolates</w:t>
      </w:r>
      <w:r w:rsidR="00414BAE">
        <w:rPr>
          <w:color w:val="0E101A"/>
        </w:rPr>
        <w:t xml:space="preserve"> </w:t>
      </w:r>
      <w:r w:rsidR="00A704F9">
        <w:rPr>
          <w:color w:val="0E101A"/>
        </w:rPr>
        <w:t xml:space="preserve">during infection of both </w:t>
      </w:r>
      <w:r w:rsidR="00414BAE">
        <w:rPr>
          <w:color w:val="0E101A"/>
        </w:rPr>
        <w:t xml:space="preserve">potato and peppermint. </w:t>
      </w:r>
      <w:r w:rsidR="00414BAE">
        <w:rPr>
          <w:iCs/>
          <w:color w:val="0E101A"/>
        </w:rPr>
        <w:t xml:space="preserve">Similarly, another melanogenesis associated gene, </w:t>
      </w:r>
      <w:proofErr w:type="spellStart"/>
      <w:r w:rsidR="00414BAE">
        <w:rPr>
          <w:iCs/>
          <w:color w:val="0E101A"/>
        </w:rPr>
        <w:t>scytalone</w:t>
      </w:r>
      <w:proofErr w:type="spellEnd"/>
      <w:r w:rsidR="00414BAE">
        <w:rPr>
          <w:iCs/>
          <w:color w:val="0E101A"/>
        </w:rPr>
        <w:t xml:space="preserve"> dehydratase (</w:t>
      </w:r>
      <w:r w:rsidR="00414BAE" w:rsidRPr="00FA711E">
        <w:rPr>
          <w:i/>
          <w:iCs/>
          <w:color w:val="0E101A"/>
        </w:rPr>
        <w:t>S</w:t>
      </w:r>
      <w:r w:rsidR="00414BAE">
        <w:rPr>
          <w:i/>
          <w:iCs/>
          <w:color w:val="0E101A"/>
        </w:rPr>
        <w:t>C</w:t>
      </w:r>
      <w:r w:rsidR="00414BAE" w:rsidRPr="00FA711E">
        <w:rPr>
          <w:i/>
          <w:iCs/>
          <w:color w:val="0E101A"/>
        </w:rPr>
        <w:t>YD</w:t>
      </w:r>
      <w:r w:rsidR="00414BAE">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sidR="00414BAE">
        <w:rPr>
          <w:iCs/>
          <w:color w:val="0E101A"/>
        </w:rPr>
        <w:t xml:space="preserve"> was also downregulated in </w:t>
      </w:r>
      <w:r w:rsidR="00A704F9">
        <w:rPr>
          <w:iCs/>
          <w:color w:val="0E101A"/>
        </w:rPr>
        <w:t xml:space="preserve">isolate 111 during infection of </w:t>
      </w:r>
      <w:r w:rsidR="00414BAE">
        <w:rPr>
          <w:iCs/>
          <w:color w:val="0E101A"/>
        </w:rPr>
        <w:t xml:space="preserve">potato compared to peppermint. In addition, putative virulence factor, pectate lyase, </w:t>
      </w:r>
      <w:r w:rsidR="00414BAE" w:rsidRPr="00FA711E">
        <w:rPr>
          <w:i/>
          <w:color w:val="0E101A"/>
        </w:rPr>
        <w:t>PLYF</w:t>
      </w:r>
      <w:r w:rsidR="00414BAE">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sidR="00414BAE">
        <w:rPr>
          <w:iCs/>
          <w:color w:val="0E101A"/>
        </w:rPr>
        <w:t>compared to peppermint.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3F9A723"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4E093A">
        <w:t xml:space="preserve">For example, at least one gene associated with </w:t>
      </w:r>
      <w:proofErr w:type="spellStart"/>
      <w:r w:rsidR="004E093A">
        <w:t>anthocynanin</w:t>
      </w:r>
      <w:proofErr w:type="spellEnd"/>
      <w:r w:rsidR="004E093A">
        <w:t xml:space="preserve"> biosynthesis, </w:t>
      </w:r>
      <w:r w:rsidR="004E093A">
        <w:rPr>
          <w:i/>
          <w:iCs/>
        </w:rPr>
        <w:t xml:space="preserve">ELG1 </w:t>
      </w:r>
      <w:r w:rsidR="004E093A">
        <w:t xml:space="preserve">(Zhou </w:t>
      </w:r>
      <w:r w:rsidR="004E093A">
        <w:rPr>
          <w:i/>
          <w:iCs/>
        </w:rPr>
        <w:t xml:space="preserve">et al. </w:t>
      </w:r>
      <w:r w:rsidR="004E093A">
        <w:t>2022)</w:t>
      </w:r>
      <w:r w:rsidR="004E093A">
        <w:rPr>
          <w:i/>
          <w:iCs/>
        </w:rPr>
        <w:t xml:space="preserve">, </w:t>
      </w:r>
      <w:r w:rsidR="004E093A">
        <w:t xml:space="preserve">was upregulated exclusively in peppermint plants, a species that often expresses </w:t>
      </w:r>
      <w:proofErr w:type="spellStart"/>
      <w:r w:rsidR="004E093A">
        <w:rPr>
          <w:color w:val="0E101A"/>
        </w:rPr>
        <w:t>anthocyanescence</w:t>
      </w:r>
      <w:proofErr w:type="spellEnd"/>
      <w:r w:rsidR="004E093A">
        <w:rPr>
          <w:color w:val="0E101A"/>
        </w:rPr>
        <w:t xml:space="preserve"> symptoms when infected with </w:t>
      </w:r>
      <w:r w:rsidR="004E093A">
        <w:rPr>
          <w:i/>
          <w:iCs/>
          <w:color w:val="0E101A"/>
        </w:rPr>
        <w:t xml:space="preserve">V. </w:t>
      </w:r>
      <w:proofErr w:type="spellStart"/>
      <w:r w:rsidR="004E093A">
        <w:rPr>
          <w:i/>
          <w:iCs/>
          <w:color w:val="0E101A"/>
        </w:rPr>
        <w:t>dahliae</w:t>
      </w:r>
      <w:proofErr w:type="spellEnd"/>
      <w:r w:rsidR="004E093A">
        <w:rPr>
          <w:i/>
          <w:iCs/>
          <w:color w:val="0E101A"/>
        </w:rPr>
        <w:t xml:space="preserve">. </w:t>
      </w:r>
      <w:proofErr w:type="gramStart"/>
      <w:r w:rsidR="004E093A">
        <w:rPr>
          <w:color w:val="0E101A"/>
        </w:rPr>
        <w:t>Additionally</w:t>
      </w:r>
      <w:proofErr w:type="gramEnd"/>
      <w:r w:rsidR="004E093A">
        <w:rPr>
          <w:color w:val="0E101A"/>
        </w:rPr>
        <w:t xml:space="preserve"> and d</w:t>
      </w:r>
      <w:r w:rsidR="00256DBC">
        <w:rPr>
          <w:bCs/>
        </w:rPr>
        <w:t xml:space="preserve">espite differences in symptom expression between the symptomatic hosts, potato and peppermint, and the </w:t>
      </w:r>
      <w:r w:rsidR="00256DBC">
        <w:rPr>
          <w:bCs/>
        </w:rPr>
        <w:lastRenderedPageBreak/>
        <w:t xml:space="preserve">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3F557B9E"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 xml:space="preserve">upplementary </w:t>
      </w:r>
      <w:ins w:id="62" w:author="Wheeler, David Linnard" w:date="2022-04-19T19:01:00Z">
        <w:r w:rsidR="00E93C9E">
          <w:rPr>
            <w:b/>
          </w:rPr>
          <w:t>T</w:t>
        </w:r>
      </w:ins>
      <w:del w:id="63" w:author="Wheeler, David Linnard" w:date="2022-04-19T19:01:00Z">
        <w:r w:rsidR="00DB3EE5" w:rsidRPr="009365A4" w:rsidDel="00E93C9E">
          <w:rPr>
            <w:b/>
          </w:rPr>
          <w:delText>t</w:delText>
        </w:r>
      </w:del>
      <w:r w:rsidR="00DB3EE5" w:rsidRPr="009365A4">
        <w:rPr>
          <w:b/>
        </w:rPr>
        <w:t>ables 2 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 xml:space="preserve">upplementary </w:t>
      </w:r>
      <w:ins w:id="64" w:author="Wheeler, David Linnard" w:date="2022-04-19T19:01:00Z">
        <w:r w:rsidR="00E93C9E">
          <w:rPr>
            <w:b/>
          </w:rPr>
          <w:t>T</w:t>
        </w:r>
      </w:ins>
      <w:del w:id="65" w:author="Wheeler, David Linnard" w:date="2022-04-19T19:01:00Z">
        <w:r w:rsidR="00947E36" w:rsidRPr="009365A4" w:rsidDel="00E93C9E">
          <w:rPr>
            <w:b/>
          </w:rPr>
          <w:delText>t</w:delText>
        </w:r>
      </w:del>
      <w:r w:rsidR="00947E36" w:rsidRPr="009365A4">
        <w:rPr>
          <w:b/>
        </w:rPr>
        <w: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w:t>
      </w:r>
      <w:r w:rsidR="007F7891">
        <w:lastRenderedPageBreak/>
        <w:t xml:space="preserve">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del w:id="66" w:author="Wheeler, David Linnard" w:date="2022-04-19T19:02:00Z">
        <w:r w:rsidR="007F7891" w:rsidDel="002C6D1C">
          <w:rPr>
            <w:bCs/>
          </w:rPr>
          <w:delText>(</w:delText>
        </w:r>
      </w:del>
      <w:r w:rsidR="007F7891">
        <w:rPr>
          <w:bCs/>
        </w:rPr>
        <w:t>Guo et al. 2021</w:t>
      </w:r>
      <w:del w:id="67" w:author="Wheeler, David Linnard" w:date="2022-04-19T19:02:00Z">
        <w:r w:rsidR="007F7891" w:rsidDel="002C6D1C">
          <w:rPr>
            <w:bCs/>
          </w:rPr>
          <w:delText>)</w:delText>
        </w:r>
      </w:del>
      <w:r w:rsidR="007F7891">
        <w:rPr>
          <w:bCs/>
        </w:rPr>
        <w:t>.</w:t>
      </w:r>
      <w:r w:rsidR="00CA6AAE">
        <w:rPr>
          <w:bCs/>
        </w:rPr>
        <w:t xml:space="preserve"> </w:t>
      </w:r>
    </w:p>
    <w:p w14:paraId="4F2EA018" w14:textId="042E62B4" w:rsidR="0032438B" w:rsidRPr="001458F5" w:rsidRDefault="00502C8C" w:rsidP="001458F5">
      <w:pPr>
        <w:spacing w:line="480" w:lineRule="auto"/>
        <w:ind w:firstLine="720"/>
      </w:pPr>
      <w:r>
        <w:rPr>
          <w:bCs/>
        </w:rPr>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 xml:space="preserve">upplementary </w:t>
      </w:r>
      <w:ins w:id="68" w:author="Wheeler, David Linnard" w:date="2022-04-19T19:02:00Z">
        <w:r w:rsidR="002C6D1C">
          <w:rPr>
            <w:b/>
          </w:rPr>
          <w:t>T</w:t>
        </w:r>
      </w:ins>
      <w:del w:id="69" w:author="Wheeler, David Linnard" w:date="2022-04-19T19:02:00Z">
        <w:r w:rsidR="00DC2182" w:rsidRPr="009365A4" w:rsidDel="002C6D1C">
          <w:rPr>
            <w:b/>
          </w:rPr>
          <w:delText>t</w:delText>
        </w:r>
      </w:del>
      <w:r w:rsidR="00DC2182" w:rsidRPr="009365A4">
        <w:rPr>
          <w:b/>
        </w:rPr>
        <w: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w:t>
      </w:r>
      <w:proofErr w:type="gramStart"/>
      <w:r w:rsidR="00D03441">
        <w:rPr>
          <w:bCs/>
        </w:rPr>
        <w:t>or</w:t>
      </w:r>
      <w:proofErr w:type="gramEnd"/>
      <w:r w:rsidR="00D03441">
        <w:rPr>
          <w:bCs/>
        </w:rPr>
        <w:t xml:space="preserve">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and 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 xml:space="preserve">V. </w:t>
      </w:r>
      <w:proofErr w:type="spellStart"/>
      <w:r w:rsidR="001458F5" w:rsidRPr="00E461F0">
        <w:rPr>
          <w:i/>
          <w:iCs/>
        </w:rPr>
        <w:t>dahliae</w:t>
      </w:r>
      <w:proofErr w:type="spellEnd"/>
      <w:r w:rsidR="001458F5">
        <w:t xml:space="preserve"> in all three hosts (Kubo et al. 1996; Fuji et al. 2004; Liu et al. 2014; Yang et al. 2018) (</w:t>
      </w:r>
      <w:r w:rsidR="009365A4" w:rsidRPr="009365A4">
        <w:rPr>
          <w:b/>
          <w:bCs/>
        </w:rPr>
        <w:t>S</w:t>
      </w:r>
      <w:r w:rsidR="001458F5" w:rsidRPr="009365A4">
        <w:rPr>
          <w:b/>
          <w:bCs/>
        </w:rPr>
        <w:t xml:space="preserve">upplementary </w:t>
      </w:r>
      <w:ins w:id="70" w:author="Wheeler, David Linnard" w:date="2022-04-19T19:02:00Z">
        <w:r w:rsidR="002C6D1C">
          <w:rPr>
            <w:b/>
            <w:bCs/>
          </w:rPr>
          <w:t>T</w:t>
        </w:r>
      </w:ins>
      <w:del w:id="71" w:author="Wheeler, David Linnard" w:date="2022-04-19T19:02:00Z">
        <w:r w:rsidR="001458F5" w:rsidRPr="009365A4" w:rsidDel="002C6D1C">
          <w:rPr>
            <w:b/>
            <w:bCs/>
          </w:rPr>
          <w:delText>t</w:delText>
        </w:r>
      </w:del>
      <w:r w:rsidR="001458F5" w:rsidRPr="009365A4">
        <w:rPr>
          <w:b/>
          <w:bCs/>
        </w:rPr>
        <w:t>able 5</w:t>
      </w:r>
      <w:r w:rsidR="001458F5">
        <w:t>)</w:t>
      </w:r>
      <w:r w:rsidR="00BE6D4E">
        <w:rPr>
          <w:i/>
          <w:iCs/>
        </w:rPr>
        <w:t xml:space="preserve">. </w:t>
      </w:r>
      <w:r w:rsidR="001C3194">
        <w:rPr>
          <w:bCs/>
        </w:rPr>
        <w:t xml:space="preserve">Detection of </w:t>
      </w:r>
      <w:r w:rsidR="00BE6D4E">
        <w:rPr>
          <w:bCs/>
        </w:rPr>
        <w:t xml:space="preserve">these </w:t>
      </w:r>
      <w:r w:rsidR="000A1A79">
        <w:rPr>
          <w:bCs/>
        </w:rPr>
        <w:t xml:space="preserve">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sidRPr="002C6D1C">
        <w:rPr>
          <w:rPrChange w:id="72" w:author="Wheeler, David Linnard" w:date="2022-04-19T19:01:00Z">
            <w:rPr>
              <w:i/>
              <w:iCs/>
            </w:rPr>
          </w:rPrChange>
        </w:rPr>
        <w:t>et al</w:t>
      </w:r>
      <w:ins w:id="73" w:author="Wheeler, David Linnard" w:date="2022-04-19T19:01:00Z">
        <w:r w:rsidR="002C6D1C">
          <w:rPr>
            <w:i/>
            <w:iCs/>
          </w:rPr>
          <w:t>.</w:t>
        </w:r>
      </w:ins>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w:t>
      </w:r>
      <w:del w:id="74" w:author="Wheeler, David Linnard" w:date="2022-04-19T19:02:00Z">
        <w:r w:rsidR="00695C27" w:rsidDel="002C6D1C">
          <w:rPr>
            <w:i/>
            <w:iCs/>
          </w:rPr>
          <w:delText xml:space="preserve"> </w:delText>
        </w:r>
      </w:del>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w:t>
      </w:r>
      <w:r w:rsidR="00F436E9">
        <w:lastRenderedPageBreak/>
        <w:t xml:space="preserve">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w:t>
      </w:r>
      <w:r w:rsidR="00D532F2">
        <w:lastRenderedPageBreak/>
        <w:t xml:space="preserve">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5C7B131B" w:rsidR="00D44044" w:rsidRPr="005263A8" w:rsidRDefault="005263A8">
      <w:pPr>
        <w:rPr>
          <w:b/>
          <w:sz w:val="28"/>
          <w:szCs w:val="28"/>
        </w:rPr>
      </w:pPr>
      <w:r w:rsidRPr="005263A8">
        <w:t xml:space="preserve">Funding for this research was provide by the </w:t>
      </w:r>
      <w:r>
        <w:t xml:space="preserve">Mint Industry Research Council, the </w:t>
      </w:r>
      <w:r w:rsidRPr="005263A8">
        <w:t>Oregon Mint Commission</w:t>
      </w:r>
      <w:r>
        <w:t>, and the Washington Mint Growers Association</w:t>
      </w:r>
      <w:r w:rsidRPr="005263A8">
        <w:t>.</w:t>
      </w:r>
    </w:p>
    <w:p w14:paraId="41140BF1" w14:textId="77777777" w:rsidR="005263A8" w:rsidRDefault="005263A8">
      <w:pPr>
        <w:rPr>
          <w:b/>
          <w:sz w:val="28"/>
          <w:szCs w:val="28"/>
        </w:rPr>
      </w:pPr>
    </w:p>
    <w:p w14:paraId="1FE24BB2" w14:textId="46262987"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292F12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Probable cyclic nucleotide-gated ion channel</w:t>
            </w:r>
          </w:p>
        </w:tc>
        <w:tc>
          <w:tcPr>
            <w:tcW w:w="3150" w:type="dxa"/>
            <w:shd w:val="clear" w:color="auto" w:fill="auto"/>
          </w:tcPr>
          <w:p w14:paraId="086CF9B0" w14:textId="1788F95F"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TAATCTGCGTCGGCAGTGAA</w:t>
            </w:r>
          </w:p>
        </w:tc>
        <w:tc>
          <w:tcPr>
            <w:tcW w:w="3150" w:type="dxa"/>
            <w:shd w:val="clear" w:color="auto" w:fill="auto"/>
          </w:tcPr>
          <w:p w14:paraId="57B39633" w14:textId="042917F9"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AGCGCGAGGGAGCTAGTGA</w:t>
            </w:r>
          </w:p>
        </w:tc>
        <w:tc>
          <w:tcPr>
            <w:tcW w:w="1350" w:type="dxa"/>
            <w:shd w:val="clear" w:color="auto" w:fill="auto"/>
          </w:tcPr>
          <w:p w14:paraId="1F960463" w14:textId="57BDD8E9"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65</w:t>
            </w: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AD1034D"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Transcription activator, involved in trichome</w:t>
            </w:r>
            <w:r>
              <w:rPr>
                <w:rFonts w:ascii="Arial" w:hAnsi="Arial" w:cs="Arial"/>
                <w:color w:val="000000"/>
              </w:rPr>
              <w:t xml:space="preserve"> and </w:t>
            </w:r>
            <w:r w:rsidRPr="0079643F">
              <w:rPr>
                <w:rFonts w:ascii="Arial" w:hAnsi="Arial" w:cs="Arial"/>
                <w:color w:val="000000"/>
              </w:rPr>
              <w:t>root cell formation, anthocyanin biosynthesis</w:t>
            </w:r>
          </w:p>
        </w:tc>
        <w:tc>
          <w:tcPr>
            <w:tcW w:w="3150" w:type="dxa"/>
            <w:shd w:val="clear" w:color="auto" w:fill="auto"/>
          </w:tcPr>
          <w:p w14:paraId="124B2DED" w14:textId="359246D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ACCCTTGGCCGACATTGA</w:t>
            </w:r>
          </w:p>
        </w:tc>
        <w:tc>
          <w:tcPr>
            <w:tcW w:w="3150" w:type="dxa"/>
            <w:shd w:val="clear" w:color="auto" w:fill="auto"/>
          </w:tcPr>
          <w:p w14:paraId="692D972A" w14:textId="6482E8EB"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GCATTATCCCCTGAAGATCTCACT</w:t>
            </w:r>
          </w:p>
        </w:tc>
        <w:tc>
          <w:tcPr>
            <w:tcW w:w="1350" w:type="dxa"/>
            <w:shd w:val="clear" w:color="auto" w:fill="auto"/>
          </w:tcPr>
          <w:p w14:paraId="150D1DB2" w14:textId="067D21C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83</w:t>
            </w: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09DBB6CF" w:rsidR="00D25A0D" w:rsidRPr="00B841BD" w:rsidRDefault="0079643F" w:rsidP="00741205">
            <w:pPr>
              <w:autoSpaceDE w:val="0"/>
              <w:autoSpaceDN w:val="0"/>
              <w:adjustRightInd w:val="0"/>
              <w:rPr>
                <w:rFonts w:ascii="Arial" w:hAnsi="Arial" w:cs="Arial"/>
                <w:color w:val="000000"/>
              </w:rPr>
            </w:pPr>
            <w:r w:rsidRPr="0079643F">
              <w:rPr>
                <w:rFonts w:ascii="Arial" w:hAnsi="Arial" w:cs="Arial"/>
                <w:color w:val="000000"/>
              </w:rPr>
              <w:t>Methyltransferase activity</w:t>
            </w:r>
          </w:p>
        </w:tc>
        <w:tc>
          <w:tcPr>
            <w:tcW w:w="3150" w:type="dxa"/>
            <w:shd w:val="clear" w:color="auto" w:fill="auto"/>
          </w:tcPr>
          <w:p w14:paraId="2CC7C0DD" w14:textId="3BEDFC97"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CATTTCGCCAAAGAGCTCAAT</w:t>
            </w:r>
          </w:p>
        </w:tc>
        <w:tc>
          <w:tcPr>
            <w:tcW w:w="3150" w:type="dxa"/>
            <w:shd w:val="clear" w:color="auto" w:fill="auto"/>
          </w:tcPr>
          <w:p w14:paraId="063EA432" w14:textId="3180042A" w:rsidR="00D25A0D" w:rsidRPr="00B841BD" w:rsidRDefault="0079643F" w:rsidP="00745681">
            <w:pPr>
              <w:autoSpaceDE w:val="0"/>
              <w:autoSpaceDN w:val="0"/>
              <w:adjustRightInd w:val="0"/>
              <w:jc w:val="both"/>
              <w:rPr>
                <w:rFonts w:ascii="Arial" w:hAnsi="Arial" w:cs="Arial"/>
                <w:color w:val="000000"/>
              </w:rPr>
            </w:pPr>
            <w:r w:rsidRPr="0079643F">
              <w:rPr>
                <w:rFonts w:ascii="Arial" w:hAnsi="Arial" w:cs="Arial"/>
                <w:color w:val="000000"/>
              </w:rPr>
              <w:t>CCGATGCAGCATGGTACAAC</w:t>
            </w:r>
          </w:p>
        </w:tc>
        <w:tc>
          <w:tcPr>
            <w:tcW w:w="1350" w:type="dxa"/>
            <w:shd w:val="clear" w:color="auto" w:fill="auto"/>
          </w:tcPr>
          <w:p w14:paraId="2C2DD7B3" w14:textId="4325B561" w:rsidR="00D25A0D" w:rsidRPr="00B841BD" w:rsidRDefault="00611644" w:rsidP="00745681">
            <w:pPr>
              <w:autoSpaceDE w:val="0"/>
              <w:autoSpaceDN w:val="0"/>
              <w:adjustRightInd w:val="0"/>
              <w:jc w:val="both"/>
              <w:rPr>
                <w:rFonts w:ascii="Arial" w:hAnsi="Arial" w:cs="Arial"/>
                <w:color w:val="000000"/>
              </w:rPr>
            </w:pPr>
            <w:r>
              <w:rPr>
                <w:rFonts w:ascii="Arial" w:hAnsi="Arial" w:cs="Arial"/>
                <w:color w:val="000000"/>
              </w:rPr>
              <w:t>94</w:t>
            </w: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2F087299" w:rsidR="00D84346" w:rsidRPr="00B35AA6" w:rsidRDefault="002C6D1C" w:rsidP="00D84346">
            <w:pPr>
              <w:jc w:val="center"/>
              <w:rPr>
                <w:bCs/>
                <w:color w:val="000000" w:themeColor="text1"/>
              </w:rPr>
            </w:pPr>
            <w:ins w:id="75" w:author="Wheeler, David Linnard" w:date="2022-04-19T19:02:00Z">
              <w:r>
                <w:rPr>
                  <w:bCs/>
                  <w:color w:val="000000" w:themeColor="text1"/>
                </w:rPr>
                <w:t>B</w:t>
              </w:r>
            </w:ins>
            <w:del w:id="76" w:author="Wheeler, David Linnard" w:date="2022-04-19T19:02:00Z">
              <w:r w:rsidR="00D84346" w:rsidRPr="00B35AA6" w:rsidDel="002C6D1C">
                <w:rPr>
                  <w:bCs/>
                  <w:color w:val="000000" w:themeColor="text1"/>
                </w:rPr>
                <w:delText>b</w:delText>
              </w:r>
            </w:del>
            <w:r w:rsidR="00D84346" w:rsidRPr="00B35AA6">
              <w:rPr>
                <w:bCs/>
                <w:color w:val="000000" w:themeColor="text1"/>
              </w:rPr>
              <w:t>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7347E2B3" w:rsidR="00D44044" w:rsidRDefault="0021510F">
      <w:pPr>
        <w:jc w:val="both"/>
      </w:pPr>
      <w:r>
        <w:rPr>
          <w:b/>
        </w:rPr>
        <w:lastRenderedPageBreak/>
        <w:t xml:space="preserve">Figure </w:t>
      </w:r>
      <w:r w:rsidR="00514650">
        <w:rPr>
          <w:b/>
        </w:rPr>
        <w:t>1</w:t>
      </w:r>
      <w:r>
        <w:rPr>
          <w:b/>
        </w:rPr>
        <w:t xml:space="preserve">.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del w:id="77" w:author="Wheeler, David Linnard" w:date="2022-04-20T10:56:00Z">
        <w:r w:rsidDel="00441E7E">
          <w:rPr>
            <w:i/>
          </w:rPr>
          <w:delText xml:space="preserve">V. dahliae </w:delText>
        </w:r>
        <w:r w:rsidDel="00441E7E">
          <w:delText>isolates recovered from each host</w:delText>
        </w:r>
      </w:del>
      <w:ins w:id="78" w:author="Wheeler, David Linnard" w:date="2022-04-20T10:56:00Z">
        <w:r w:rsidR="00441E7E">
          <w:rPr>
            <w:iCs/>
          </w:rPr>
          <w:t>peppermint and potato infected with isolate 11</w:t>
        </w:r>
      </w:ins>
      <w:ins w:id="79" w:author="Wheeler, David Linnard" w:date="2022-04-20T10:57:00Z">
        <w:r w:rsidR="00441E7E">
          <w:rPr>
            <w:iCs/>
          </w:rPr>
          <w:t>1</w:t>
        </w:r>
      </w:ins>
      <w:ins w:id="80" w:author="Wheeler, David Linnard" w:date="2022-04-20T10:58:00Z">
        <w:r w:rsidR="00441E7E">
          <w:rPr>
            <w:iCs/>
          </w:rPr>
          <w:t xml:space="preserve"> (grey)</w:t>
        </w:r>
      </w:ins>
      <w:ins w:id="81" w:author="Wheeler, David Linnard" w:date="2022-04-20T10:57:00Z">
        <w:r w:rsidR="00441E7E">
          <w:rPr>
            <w:iCs/>
          </w:rPr>
          <w:t>, potato and peppermint infected with isolate 653</w:t>
        </w:r>
      </w:ins>
      <w:ins w:id="82" w:author="Wheeler, David Linnard" w:date="2022-04-20T10:58:00Z">
        <w:r w:rsidR="00441E7E">
          <w:rPr>
            <w:iCs/>
          </w:rPr>
          <w:t xml:space="preserve"> (blue)</w:t>
        </w:r>
      </w:ins>
      <w:ins w:id="83" w:author="Wheeler, David Linnard" w:date="2022-04-20T10:57:00Z">
        <w:r w:rsidR="00441E7E">
          <w:rPr>
            <w:iCs/>
          </w:rPr>
          <w:t>, brown mustard and peppermint infected with isolate 653</w:t>
        </w:r>
      </w:ins>
      <w:ins w:id="84" w:author="Wheeler, David Linnard" w:date="2022-04-20T10:58:00Z">
        <w:r w:rsidR="00441E7E">
          <w:rPr>
            <w:iCs/>
          </w:rPr>
          <w:t xml:space="preserve"> (orange)</w:t>
        </w:r>
      </w:ins>
      <w:ins w:id="85" w:author="Wheeler, David Linnard" w:date="2022-04-20T10:57:00Z">
        <w:r w:rsidR="00441E7E">
          <w:rPr>
            <w:iCs/>
          </w:rPr>
          <w:t>, and brown mustard and potato</w:t>
        </w:r>
      </w:ins>
      <w:ins w:id="86" w:author="Wheeler, David Linnard" w:date="2022-04-20T10:58:00Z">
        <w:r w:rsidR="00441E7E">
          <w:rPr>
            <w:iCs/>
          </w:rPr>
          <w:t xml:space="preserve"> infected with isolate 111 (pink)</w:t>
        </w:r>
      </w:ins>
      <w:ins w:id="87" w:author="Wheeler, David Linnard" w:date="2022-04-20T10:57:00Z">
        <w:r w:rsidR="00441E7E">
          <w:rPr>
            <w:iCs/>
          </w:rPr>
          <w:t xml:space="preserve"> </w:t>
        </w:r>
      </w:ins>
      <w:ins w:id="88" w:author="Wheeler, David Linnard" w:date="2022-04-20T10:55:00Z">
        <w:r w:rsidR="00441E7E">
          <w:t xml:space="preserve">. </w:t>
        </w:r>
      </w:ins>
      <w:del w:id="89" w:author="Wheeler, David Linnard" w:date="2022-04-20T10:54:00Z">
        <w:r w:rsidDel="00441E7E">
          <w:delText xml:space="preserve">. </w:delText>
        </w:r>
      </w:del>
      <w:r>
        <w:t xml:space="preserve">Numbers within each </w:t>
      </w:r>
      <w:ins w:id="90" w:author="Wheeler, David Linnard" w:date="2022-04-19T19:03:00Z">
        <w:r w:rsidR="002C6D1C">
          <w:t>V</w:t>
        </w:r>
      </w:ins>
      <w:del w:id="91" w:author="Wheeler, David Linnard" w:date="2022-04-19T19:03:00Z">
        <w:r w:rsidDel="002C6D1C">
          <w:delText>v</w:delText>
        </w:r>
      </w:del>
      <w:r>
        <w:t>enn diagram represent the shared number of DEGs between comparisons.</w:t>
      </w:r>
    </w:p>
    <w:p w14:paraId="47CB9EEA" w14:textId="24A09E11" w:rsidR="00D44044" w:rsidRDefault="0081461C">
      <w:pPr>
        <w:jc w:val="both"/>
      </w:pPr>
      <w:r>
        <w:rPr>
          <w:noProof/>
        </w:rPr>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6B983568" w:rsidR="00D44044" w:rsidRDefault="0021510F">
      <w:pPr>
        <w:jc w:val="both"/>
      </w:pPr>
      <w:r>
        <w:rPr>
          <w:b/>
        </w:rPr>
        <w:t xml:space="preserve">Figure </w:t>
      </w:r>
      <w:r w:rsidR="00514650">
        <w:rPr>
          <w:b/>
        </w:rPr>
        <w:t>2</w:t>
      </w:r>
      <w:r>
        <w:rPr>
          <w:b/>
        </w:rPr>
        <w:t xml:space="preserve">.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w:t>
      </w:r>
      <w:r>
        <w:lastRenderedPageBreak/>
        <w:t xml:space="preserve">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4945D4E3" w:rsidR="00D44044" w:rsidRDefault="0021510F">
      <w:pPr>
        <w:jc w:val="both"/>
      </w:pPr>
      <w:r>
        <w:rPr>
          <w:b/>
        </w:rPr>
        <w:lastRenderedPageBreak/>
        <w:t xml:space="preserve">Figure </w:t>
      </w:r>
      <w:r w:rsidR="00514650">
        <w:rPr>
          <w:b/>
        </w:rPr>
        <w:t>3</w:t>
      </w:r>
      <w:r>
        <w:rPr>
          <w:b/>
        </w:rPr>
        <w:t>.</w:t>
      </w:r>
      <w:r>
        <w:t xml:space="preserve"> 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isolates.</w:t>
      </w:r>
      <w:del w:id="92" w:author="Wheeler, David Linnard" w:date="2022-04-19T19:03:00Z">
        <w:r w:rsidDel="002C6D1C">
          <w:delText xml:space="preserve"> </w:delText>
        </w:r>
      </w:del>
      <w:r>
        <w:t xml:space="preserve">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4FC23C9">
            <wp:extent cx="2060575" cy="2500070"/>
            <wp:effectExtent l="12700" t="12700" r="9525" b="14605"/>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6979" cy="2556372"/>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1593A0F6" w:rsidR="00BB693E" w:rsidRDefault="00BB693E">
      <w:r w:rsidRPr="00741205">
        <w:rPr>
          <w:b/>
        </w:rPr>
        <w:lastRenderedPageBreak/>
        <w:t xml:space="preserve">Figure </w:t>
      </w:r>
      <w:r w:rsidR="00514650">
        <w:rPr>
          <w:b/>
        </w:rPr>
        <w:t>4</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GO terms. GO categories are represented by colors</w:t>
      </w:r>
      <w:ins w:id="93" w:author="Wheeler, David Linnard" w:date="2022-04-19T19:04:00Z">
        <w:r w:rsidR="002C6D1C">
          <w:t>:</w:t>
        </w:r>
      </w:ins>
      <w:del w:id="94" w:author="Wheeler, David Linnard" w:date="2022-04-19T19:04:00Z">
        <w:r w:rsidR="00D618DB" w:rsidDel="002C6D1C">
          <w:delText>;</w:delText>
        </w:r>
      </w:del>
      <w:r w:rsidR="00D618DB">
        <w:t xml:space="preserve">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2FB5AFAB" w:rsidR="0045093A" w:rsidRDefault="007B03DB" w:rsidP="000972B9">
      <w:pPr>
        <w:rPr>
          <w:bCs/>
        </w:rPr>
      </w:pPr>
      <w:r w:rsidRPr="007B03DB">
        <w:rPr>
          <w:b/>
        </w:rPr>
        <w:t xml:space="preserve">Figure </w:t>
      </w:r>
      <w:r w:rsidR="00514650">
        <w:rPr>
          <w:b/>
        </w:rPr>
        <w:t>5</w:t>
      </w:r>
      <w:r w:rsidRPr="007B03DB">
        <w:rPr>
          <w:b/>
        </w:rPr>
        <w:t xml:space="preserve">.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15">
        <w:r w:rsidRPr="00A22A31">
          <w:t>https://www.apsnet.org/edcenter/intropp/lessons/fungi/ascomycetes/Pages/VerticilliumWilt.aspx</w:t>
        </w:r>
      </w:hyperlink>
      <w:r w:rsidRPr="00CD2B48">
        <w:t xml:space="preserve"> [accessed on 18 March 2020].</w:t>
      </w:r>
    </w:p>
    <w:p w14:paraId="2E150D3E" w14:textId="1CA62B64"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r w:rsidR="005263A8" w:rsidRPr="005263A8">
        <w:t xml:space="preserve">Molecular </w:t>
      </w:r>
      <w:r w:rsidR="005263A8">
        <w:t>P</w:t>
      </w:r>
      <w:r w:rsidR="005263A8" w:rsidRPr="005263A8">
        <w:t>lant 8(4)</w:t>
      </w:r>
      <w:r w:rsidR="005263A8">
        <w:t>:</w:t>
      </w:r>
      <w:r w:rsidR="005263A8" w:rsidRPr="005263A8">
        <w:t xml:space="preserve"> 521-539.</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w:t>
      </w:r>
      <w:proofErr w:type="gramStart"/>
      <w:r w:rsidRPr="00CD2B48">
        <w:rPr>
          <w:color w:val="222222"/>
          <w:highlight w:val="white"/>
        </w:rPr>
        <w:t>C.</w:t>
      </w:r>
      <w:proofErr w:type="gramEnd"/>
      <w:r w:rsidRPr="00CD2B48">
        <w:rPr>
          <w:color w:val="222222"/>
          <w:highlight w:val="white"/>
        </w:rPr>
        <w:t xml:space="preserve">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086393FC"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w:t>
      </w:r>
      <w:r w:rsidR="005263A8">
        <w:rPr>
          <w:highlight w:val="white"/>
        </w:rPr>
        <w:t>E</w:t>
      </w:r>
      <w:r w:rsidRPr="00CD2B48">
        <w:rPr>
          <w:highlight w:val="white"/>
        </w:rPr>
        <w:t xml:space="preserve">nabling differential gene expression analysis for </w:t>
      </w:r>
      <w:r w:rsidRPr="00CD2B48">
        <w:rPr>
          <w:i/>
          <w:highlight w:val="white"/>
        </w:rPr>
        <w:t xml:space="preserve">de novo </w:t>
      </w:r>
      <w:r w:rsidRPr="00CD2B48">
        <w:rPr>
          <w:highlight w:val="white"/>
        </w:rPr>
        <w:t xml:space="preserve">assembled transcriptomes. </w:t>
      </w:r>
      <w:r w:rsidRPr="005C2487">
        <w:rPr>
          <w:highlight w:val="white"/>
        </w:rPr>
        <w:t>Genome</w:t>
      </w:r>
      <w:r w:rsidRPr="00CD2B48">
        <w:rPr>
          <w:i/>
          <w:highlight w:val="white"/>
        </w:rPr>
        <w:t xml:space="preserve"> </w:t>
      </w:r>
      <w:r w:rsidRPr="005C2487">
        <w:rPr>
          <w:highlight w:val="white"/>
        </w:rPr>
        <w:t>Biol</w:t>
      </w:r>
      <w:r w:rsidRPr="00CD2B48">
        <w:rPr>
          <w:highlight w:val="white"/>
        </w:rPr>
        <w:t xml:space="preserve"> 15, 410 (2014). https://doi.org/10.1186/s13059-014-0410-6.</w:t>
      </w:r>
    </w:p>
    <w:p w14:paraId="58B2B7E5" w14:textId="6F30E118" w:rsidR="007902F5"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5263A8">
        <w:t>T</w:t>
      </w:r>
      <w:r w:rsidR="00BC37BB" w:rsidRPr="00CD2B48">
        <w:t>owards an integrated view of plant -pathogen interactions. Nat Rev Genet 11: 539-548</w:t>
      </w:r>
    </w:p>
    <w:p w14:paraId="5B0FF135" w14:textId="47F10745" w:rsidR="00526DB1" w:rsidRPr="00526DB1" w:rsidRDefault="00526DB1">
      <w:pPr>
        <w:pStyle w:val="ListParagraph"/>
        <w:numPr>
          <w:ilvl w:val="0"/>
          <w:numId w:val="1"/>
        </w:numPr>
        <w:spacing w:line="480" w:lineRule="auto"/>
        <w:rPr>
          <w:rFonts w:ascii="Times New Roman" w:hAnsi="Times New Roman"/>
          <w:sz w:val="24"/>
          <w:szCs w:val="24"/>
        </w:rPr>
        <w:pPrChange w:id="95" w:author="Wheeler, David Linnard" w:date="2022-04-19T19:04:00Z">
          <w:pPr>
            <w:pStyle w:val="ListParagraph"/>
            <w:numPr>
              <w:numId w:val="1"/>
            </w:numPr>
            <w:ind w:left="540" w:hanging="360"/>
          </w:pPr>
        </w:pPrChange>
      </w:pPr>
      <w:r>
        <w:t xml:space="preserve"> </w:t>
      </w:r>
      <w:proofErr w:type="spellStart"/>
      <w:r w:rsidRPr="00526DB1">
        <w:rPr>
          <w:rFonts w:ascii="Times New Roman" w:hAnsi="Times New Roman"/>
          <w:sz w:val="24"/>
          <w:szCs w:val="24"/>
        </w:rPr>
        <w:t>Douhan</w:t>
      </w:r>
      <w:proofErr w:type="spellEnd"/>
      <w:r w:rsidRPr="00526DB1">
        <w:rPr>
          <w:rFonts w:ascii="Times New Roman" w:hAnsi="Times New Roman"/>
          <w:sz w:val="24"/>
          <w:szCs w:val="24"/>
        </w:rPr>
        <w:t xml:space="preserve">, L.I.; Johnson, D.A. </w:t>
      </w:r>
      <w:r>
        <w:rPr>
          <w:rFonts w:ascii="Times New Roman" w:hAnsi="Times New Roman"/>
          <w:sz w:val="24"/>
          <w:szCs w:val="24"/>
        </w:rPr>
        <w:t xml:space="preserve">2001. </w:t>
      </w:r>
      <w:r w:rsidRPr="00526DB1">
        <w:rPr>
          <w:rFonts w:ascii="Times New Roman" w:hAnsi="Times New Roman"/>
          <w:sz w:val="24"/>
          <w:szCs w:val="24"/>
        </w:rPr>
        <w:t xml:space="preserve">Vegetative compatibility and pathogenicity of </w:t>
      </w:r>
      <w:r w:rsidRPr="00526DB1">
        <w:rPr>
          <w:rFonts w:ascii="Times New Roman" w:hAnsi="Times New Roman"/>
          <w:i/>
          <w:sz w:val="24"/>
          <w:szCs w:val="24"/>
        </w:rPr>
        <w:t>Verticillium</w:t>
      </w:r>
      <w:r w:rsidRPr="00526DB1">
        <w:rPr>
          <w:rFonts w:ascii="Times New Roman" w:hAnsi="Times New Roman"/>
          <w:sz w:val="24"/>
          <w:szCs w:val="24"/>
        </w:rPr>
        <w:t xml:space="preserve"> </w:t>
      </w:r>
      <w:proofErr w:type="spellStart"/>
      <w:r w:rsidRPr="00526DB1">
        <w:rPr>
          <w:rFonts w:ascii="Times New Roman" w:hAnsi="Times New Roman"/>
          <w:i/>
          <w:sz w:val="24"/>
          <w:szCs w:val="24"/>
        </w:rPr>
        <w:t>dahliae</w:t>
      </w:r>
      <w:proofErr w:type="spellEnd"/>
      <w:r w:rsidRPr="00526DB1">
        <w:rPr>
          <w:rFonts w:ascii="Times New Roman" w:hAnsi="Times New Roman"/>
          <w:sz w:val="24"/>
          <w:szCs w:val="24"/>
        </w:rPr>
        <w:t xml:space="preserve"> from spearmint and peppermint. Plant Dis 85</w:t>
      </w:r>
      <w:r>
        <w:rPr>
          <w:rFonts w:ascii="Times New Roman" w:hAnsi="Times New Roman"/>
          <w:sz w:val="24"/>
          <w:szCs w:val="24"/>
        </w:rPr>
        <w:t>:</w:t>
      </w:r>
      <w:r w:rsidRPr="00526DB1">
        <w:rPr>
          <w:rFonts w:ascii="Times New Roman" w:hAnsi="Times New Roman"/>
          <w:sz w:val="24"/>
          <w:szCs w:val="24"/>
        </w:rPr>
        <w:t xml:space="preserve"> 297–302.</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w:t>
      </w:r>
      <w:r w:rsidRPr="005C2487">
        <w:rPr>
          <w:i/>
        </w:rPr>
        <w:t>Mentha</w:t>
      </w:r>
      <w:r w:rsidRPr="00CD2B48">
        <w:t xml:space="preserve"> </w:t>
      </w:r>
      <w:r w:rsidRPr="005C2487">
        <w:rPr>
          <w:i/>
        </w:rPr>
        <w:t>arvensis</w:t>
      </w:r>
      <w:r w:rsidRPr="00CD2B48">
        <w:t xml:space="preserve"> and </w:t>
      </w:r>
      <w:r w:rsidRPr="005C2487">
        <w:rPr>
          <w:i/>
        </w:rPr>
        <w:t>M. longifolia</w:t>
      </w:r>
      <w:r w:rsidRPr="00CD2B48">
        <w:t xml:space="preserve"> genotypes. Plant Dis. 94:1255-1260. </w:t>
      </w:r>
    </w:p>
    <w:p w14:paraId="7F5EAB71" w14:textId="24DE432E" w:rsidR="001C6980" w:rsidRPr="00CD2B48" w:rsidRDefault="001C6980" w:rsidP="0073486D">
      <w:pPr>
        <w:numPr>
          <w:ilvl w:val="0"/>
          <w:numId w:val="1"/>
        </w:numPr>
        <w:spacing w:line="480" w:lineRule="auto"/>
        <w:jc w:val="both"/>
        <w:rPr>
          <w:highlight w:val="white"/>
        </w:rPr>
      </w:pPr>
      <w:r w:rsidRPr="00CD2B48">
        <w:rPr>
          <w:highlight w:val="white"/>
        </w:rPr>
        <w:lastRenderedPageBreak/>
        <w:t xml:space="preserve">Eddy SR. Accelerated </w:t>
      </w:r>
      <w:r w:rsidR="005263A8">
        <w:rPr>
          <w:highlight w:val="white"/>
        </w:rPr>
        <w:t>p</w:t>
      </w:r>
      <w:r w:rsidRPr="00CD2B48">
        <w:rPr>
          <w:highlight w:val="white"/>
        </w:rPr>
        <w:t xml:space="preserve">rofile HMM </w:t>
      </w:r>
      <w:r w:rsidR="005263A8">
        <w:rPr>
          <w:highlight w:val="white"/>
        </w:rPr>
        <w:t>s</w:t>
      </w:r>
      <w:r w:rsidRPr="00CD2B48">
        <w:rPr>
          <w:highlight w:val="white"/>
        </w:rPr>
        <w:t xml:space="preserve">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31A4530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w:t>
      </w:r>
      <w:r w:rsidRPr="005C2487">
        <w:rPr>
          <w:i/>
          <w:highlight w:val="white"/>
        </w:rPr>
        <w:t>Verticillium</w:t>
      </w:r>
      <w:r w:rsidRPr="00CD2B48">
        <w:rPr>
          <w:highlight w:val="white"/>
        </w:rPr>
        <w:t xml:space="preserve"> </w:t>
      </w:r>
      <w:proofErr w:type="spellStart"/>
      <w:r w:rsidRPr="005C2487">
        <w:rPr>
          <w:i/>
          <w:highlight w:val="white"/>
        </w:rPr>
        <w:t>dahliae</w:t>
      </w:r>
      <w:proofErr w:type="spellEnd"/>
      <w:r w:rsidRPr="00CD2B48">
        <w:rPr>
          <w:highlight w:val="white"/>
        </w:rPr>
        <w:t>.</w:t>
      </w:r>
      <w:r w:rsidR="005263A8">
        <w:rPr>
          <w:highlight w:val="white"/>
        </w:rPr>
        <w:t xml:space="preserve"> </w:t>
      </w:r>
      <w:r w:rsidRPr="00CD2B48">
        <w:rPr>
          <w:highlight w:val="white"/>
        </w:rPr>
        <w:t>BMC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w:t>
      </w:r>
      <w:r w:rsidRPr="005C2487">
        <w:rPr>
          <w:rFonts w:ascii="Times New Roman" w:hAnsi="Times New Roman"/>
          <w:i/>
          <w:sz w:val="24"/>
          <w:szCs w:val="24"/>
        </w:rPr>
        <w:t>Fusarium</w:t>
      </w:r>
      <w:r w:rsidRPr="00CD2B48">
        <w:rPr>
          <w:rFonts w:ascii="Times New Roman" w:hAnsi="Times New Roman"/>
          <w:sz w:val="24"/>
          <w:szCs w:val="24"/>
        </w:rPr>
        <w:t>–</w:t>
      </w:r>
      <w:r w:rsidRPr="005C2487">
        <w:rPr>
          <w:rFonts w:ascii="Times New Roman" w:hAnsi="Times New Roman"/>
          <w:i/>
          <w:sz w:val="24"/>
          <w:szCs w:val="24"/>
        </w:rPr>
        <w:t>Arabidopsis</w:t>
      </w:r>
      <w:r w:rsidRPr="00CD2B48">
        <w:rPr>
          <w:rFonts w:ascii="Times New Roman" w:hAnsi="Times New Roman"/>
          <w:sz w:val="24"/>
          <w:szCs w:val="24"/>
        </w:rPr>
        <w:t xml:space="preserve"> interactions reveals plant transcriptional plasticity. Molecular Plant-Microbe Interactions. </w:t>
      </w:r>
      <w:hyperlink r:id="rId16" w:history="1">
        <w:r w:rsidRPr="00CD2B48">
          <w:rPr>
            <w:rStyle w:val="Hyperlink"/>
            <w:rFonts w:ascii="Times New Roman" w:hAnsi="Times New Roman"/>
            <w:color w:val="472669"/>
            <w:sz w:val="24"/>
            <w:szCs w:val="24"/>
            <w:shd w:val="clear" w:color="auto" w:fill="FFFFFF"/>
          </w:rPr>
          <w:t>https://doi.org/10.1094/MPMI-03-21-0063-R</w:t>
        </w:r>
      </w:hyperlink>
    </w:p>
    <w:p w14:paraId="38604A64" w14:textId="71749163"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 xml:space="preserve">-triggered </w:t>
      </w:r>
      <w:r w:rsidR="005263A8">
        <w:rPr>
          <w:rFonts w:ascii="Times New Roman" w:hAnsi="Times New Roman"/>
          <w:color w:val="202020"/>
          <w:sz w:val="24"/>
          <w:szCs w:val="24"/>
          <w:shd w:val="clear" w:color="auto" w:fill="FFFFFF"/>
        </w:rPr>
        <w:t>i</w:t>
      </w:r>
      <w:r w:rsidRPr="009365A4">
        <w:rPr>
          <w:rFonts w:ascii="Times New Roman" w:hAnsi="Times New Roman"/>
          <w:color w:val="202020"/>
          <w:sz w:val="24"/>
          <w:szCs w:val="24"/>
          <w:shd w:val="clear" w:color="auto" w:fill="FFFFFF"/>
        </w:rPr>
        <w:t>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d</w:t>
      </w:r>
      <w:r w:rsidRPr="009365A4">
        <w:rPr>
          <w:rFonts w:ascii="Times New Roman" w:hAnsi="Times New Roman"/>
          <w:color w:val="202020"/>
          <w:sz w:val="24"/>
          <w:szCs w:val="24"/>
          <w:shd w:val="clear" w:color="auto" w:fill="FFFFFF"/>
        </w:rPr>
        <w:t>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w:t>
      </w:r>
      <w:r w:rsidR="005263A8">
        <w:rPr>
          <w:rFonts w:ascii="Times New Roman" w:hAnsi="Times New Roman"/>
          <w:color w:val="202020"/>
          <w:sz w:val="24"/>
          <w:szCs w:val="24"/>
          <w:shd w:val="clear" w:color="auto" w:fill="FFFFFF"/>
        </w:rPr>
        <w:t>r</w:t>
      </w:r>
      <w:r w:rsidRPr="009365A4">
        <w:rPr>
          <w:rFonts w:ascii="Times New Roman" w:hAnsi="Times New Roman"/>
          <w:color w:val="202020"/>
          <w:sz w:val="24"/>
          <w:szCs w:val="24"/>
          <w:shd w:val="clear" w:color="auto" w:fill="FFFFFF"/>
        </w:rPr>
        <w:t>eceptor-</w:t>
      </w:r>
      <w:r w:rsidR="005263A8">
        <w:rPr>
          <w:rFonts w:ascii="Times New Roman" w:hAnsi="Times New Roman"/>
          <w:color w:val="202020"/>
          <w:sz w:val="24"/>
          <w:szCs w:val="24"/>
          <w:shd w:val="clear" w:color="auto" w:fill="FFFFFF"/>
        </w:rPr>
        <w:t>l</w:t>
      </w:r>
      <w:r w:rsidRPr="009365A4">
        <w:rPr>
          <w:rFonts w:ascii="Times New Roman" w:hAnsi="Times New Roman"/>
          <w:color w:val="202020"/>
          <w:sz w:val="24"/>
          <w:szCs w:val="24"/>
          <w:shd w:val="clear" w:color="auto" w:fill="FFFFFF"/>
        </w:rPr>
        <w:t xml:space="preserve">ike </w:t>
      </w:r>
      <w:r w:rsidR="005263A8">
        <w:rPr>
          <w:rFonts w:ascii="Times New Roman" w:hAnsi="Times New Roman"/>
          <w:color w:val="202020"/>
          <w:sz w:val="24"/>
          <w:szCs w:val="24"/>
          <w:shd w:val="clear" w:color="auto" w:fill="FFFFFF"/>
        </w:rPr>
        <w:t>c</w:t>
      </w:r>
      <w:r w:rsidRPr="009365A4">
        <w:rPr>
          <w:rFonts w:ascii="Times New Roman" w:hAnsi="Times New Roman"/>
          <w:color w:val="202020"/>
          <w:sz w:val="24"/>
          <w:szCs w:val="24"/>
          <w:shd w:val="clear" w:color="auto" w:fill="FFFFFF"/>
        </w:rPr>
        <w:t xml:space="preserve">ytoplasmic </w:t>
      </w:r>
      <w:r w:rsidR="005263A8">
        <w:rPr>
          <w:rFonts w:ascii="Times New Roman" w:hAnsi="Times New Roman"/>
          <w:color w:val="202020"/>
          <w:sz w:val="24"/>
          <w:szCs w:val="24"/>
          <w:shd w:val="clear" w:color="auto" w:fill="FFFFFF"/>
        </w:rPr>
        <w:t>k</w:t>
      </w:r>
      <w:r w:rsidRPr="009365A4">
        <w:rPr>
          <w:rFonts w:ascii="Times New Roman" w:hAnsi="Times New Roman"/>
          <w:color w:val="202020"/>
          <w:sz w:val="24"/>
          <w:szCs w:val="24"/>
          <w:shd w:val="clear" w:color="auto" w:fill="FFFFFF"/>
        </w:rPr>
        <w:t xml:space="preserve">inase </w:t>
      </w:r>
      <w:r w:rsidR="005263A8">
        <w:rPr>
          <w:rFonts w:ascii="Times New Roman" w:hAnsi="Times New Roman"/>
          <w:color w:val="202020"/>
          <w:sz w:val="24"/>
          <w:szCs w:val="24"/>
          <w:shd w:val="clear" w:color="auto" w:fill="FFFFFF"/>
        </w:rPr>
        <w:t>g</w:t>
      </w:r>
      <w:r w:rsidRPr="009365A4">
        <w:rPr>
          <w:rFonts w:ascii="Times New Roman" w:hAnsi="Times New Roman"/>
          <w:color w:val="202020"/>
          <w:sz w:val="24"/>
          <w:szCs w:val="24"/>
          <w:shd w:val="clear" w:color="auto" w:fill="FFFFFF"/>
        </w:rPr>
        <w:t>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17" w:history="1">
        <w:r w:rsidRPr="009365A4">
          <w:rPr>
            <w:rStyle w:val="Hyperlink"/>
            <w:rFonts w:ascii="Times New Roman" w:hAnsi="Times New Roman"/>
            <w:sz w:val="24"/>
            <w:szCs w:val="24"/>
            <w:shd w:val="clear" w:color="auto" w:fill="FFFFFF"/>
          </w:rPr>
          <w:t>https://doi.org/10.1371/journal.pone.0073469</w:t>
        </w:r>
      </w:hyperlink>
    </w:p>
    <w:p w14:paraId="3FAC9461" w14:textId="4D506EF6"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lastRenderedPageBreak/>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xml:space="preserve"> CPK5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hosphorylates the </w:t>
      </w:r>
      <w:r w:rsidR="005263A8">
        <w:rPr>
          <w:rFonts w:ascii="Times New Roman" w:hAnsi="Times New Roman"/>
          <w:color w:val="3E3D40"/>
          <w:sz w:val="24"/>
          <w:szCs w:val="24"/>
          <w:shd w:val="clear" w:color="auto" w:fill="FFFFFF"/>
        </w:rPr>
        <w:t>c</w:t>
      </w:r>
      <w:r w:rsidRPr="009365A4">
        <w:rPr>
          <w:rFonts w:ascii="Times New Roman" w:hAnsi="Times New Roman"/>
          <w:color w:val="3E3D40"/>
          <w:sz w:val="24"/>
          <w:szCs w:val="24"/>
          <w:shd w:val="clear" w:color="auto" w:fill="FFFFFF"/>
        </w:rPr>
        <w:t xml:space="preserve">hitin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eceptor LYK5 to </w:t>
      </w:r>
      <w:r w:rsidR="005263A8">
        <w:rPr>
          <w:rFonts w:ascii="Times New Roman" w:hAnsi="Times New Roman"/>
          <w:color w:val="3E3D40"/>
          <w:sz w:val="24"/>
          <w:szCs w:val="24"/>
          <w:shd w:val="clear" w:color="auto" w:fill="FFFFFF"/>
        </w:rPr>
        <w:t>r</w:t>
      </w:r>
      <w:r w:rsidRPr="009365A4">
        <w:rPr>
          <w:rFonts w:ascii="Times New Roman" w:hAnsi="Times New Roman"/>
          <w:color w:val="3E3D40"/>
          <w:sz w:val="24"/>
          <w:szCs w:val="24"/>
          <w:shd w:val="clear" w:color="auto" w:fill="FFFFFF"/>
        </w:rPr>
        <w:t xml:space="preserve">egulate </w:t>
      </w:r>
      <w:r w:rsidR="005263A8">
        <w:rPr>
          <w:rFonts w:ascii="Times New Roman" w:hAnsi="Times New Roman"/>
          <w:color w:val="3E3D40"/>
          <w:sz w:val="24"/>
          <w:szCs w:val="24"/>
          <w:shd w:val="clear" w:color="auto" w:fill="FFFFFF"/>
        </w:rPr>
        <w:t>p</w:t>
      </w:r>
      <w:r w:rsidRPr="009365A4">
        <w:rPr>
          <w:rFonts w:ascii="Times New Roman" w:hAnsi="Times New Roman"/>
          <w:color w:val="3E3D40"/>
          <w:sz w:val="24"/>
          <w:szCs w:val="24"/>
          <w:shd w:val="clear" w:color="auto" w:fill="FFFFFF"/>
        </w:rPr>
        <w:t xml:space="preserve">lant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 xml:space="preserve">nnate </w:t>
      </w:r>
      <w:r w:rsidR="005263A8">
        <w:rPr>
          <w:rFonts w:ascii="Times New Roman" w:hAnsi="Times New Roman"/>
          <w:color w:val="3E3D40"/>
          <w:sz w:val="24"/>
          <w:szCs w:val="24"/>
          <w:shd w:val="clear" w:color="auto" w:fill="FFFFFF"/>
        </w:rPr>
        <w:t>i</w:t>
      </w:r>
      <w:r w:rsidRPr="009365A4">
        <w:rPr>
          <w:rFonts w:ascii="Times New Roman" w:hAnsi="Times New Roman"/>
          <w:color w:val="3E3D40"/>
          <w:sz w:val="24"/>
          <w:szCs w:val="24"/>
          <w:shd w:val="clear" w:color="auto" w:fill="FFFFFF"/>
        </w:rPr>
        <w:t>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4D2AB46C"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w:t>
      </w:r>
      <w:r w:rsidR="005263A8">
        <w:rPr>
          <w:highlight w:val="white"/>
        </w:rPr>
        <w:t>t</w:t>
      </w:r>
      <w:r w:rsidRPr="00CD2B48">
        <w:rPr>
          <w:highlight w:val="white"/>
        </w:rPr>
        <w:t xml:space="preserve">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w:t>
      </w:r>
      <w:r w:rsidR="005263A8">
        <w:rPr>
          <w:highlight w:val="white"/>
        </w:rPr>
        <w:t>r</w:t>
      </w:r>
      <w:r w:rsidRPr="00A22A31">
        <w:rPr>
          <w:highlight w:val="white"/>
        </w:rPr>
        <w:t xml:space="preserve">esponds </w:t>
      </w:r>
      <w:r w:rsidR="005263A8">
        <w:rPr>
          <w:highlight w:val="white"/>
        </w:rPr>
        <w:t>d</w:t>
      </w:r>
      <w:r w:rsidRPr="00A22A31">
        <w:rPr>
          <w:highlight w:val="white"/>
        </w:rPr>
        <w:t xml:space="preserve">ifferentially </w:t>
      </w:r>
      <w:r w:rsidR="005263A8">
        <w:rPr>
          <w:highlight w:val="white"/>
        </w:rPr>
        <w:t>d</w:t>
      </w:r>
      <w:r w:rsidRPr="00A22A31">
        <w:rPr>
          <w:highlight w:val="white"/>
        </w:rPr>
        <w:t xml:space="preserve">epending on the </w:t>
      </w:r>
      <w:r w:rsidR="005263A8">
        <w:rPr>
          <w:highlight w:val="white"/>
        </w:rPr>
        <w:t>d</w:t>
      </w:r>
      <w:r w:rsidRPr="00A22A31">
        <w:rPr>
          <w:highlight w:val="white"/>
        </w:rPr>
        <w:t xml:space="preserve">isease </w:t>
      </w:r>
      <w:r w:rsidR="005263A8">
        <w:rPr>
          <w:highlight w:val="white"/>
        </w:rPr>
        <w:t>s</w:t>
      </w:r>
      <w:r w:rsidRPr="00A22A31">
        <w:rPr>
          <w:highlight w:val="white"/>
        </w:rPr>
        <w:t xml:space="preserve">usceptibility </w:t>
      </w:r>
      <w:r w:rsidR="005263A8">
        <w:rPr>
          <w:highlight w:val="white"/>
        </w:rPr>
        <w:t>l</w:t>
      </w:r>
      <w:r w:rsidRPr="00A22A31">
        <w:rPr>
          <w:highlight w:val="white"/>
        </w:rPr>
        <w:t xml:space="preserve">evel of the </w:t>
      </w:r>
      <w:r w:rsidR="005263A8">
        <w:rPr>
          <w:highlight w:val="white"/>
        </w:rPr>
        <w:t>o</w:t>
      </w:r>
      <w:r w:rsidRPr="00A22A31">
        <w:rPr>
          <w:highlight w:val="white"/>
        </w:rPr>
        <w:t>live (</w:t>
      </w:r>
      <w:r w:rsidRPr="00CD2B48">
        <w:rPr>
          <w:i/>
          <w:highlight w:val="white"/>
        </w:rPr>
        <w:t>Olea europaea</w:t>
      </w:r>
      <w:r w:rsidRPr="00CD2B48">
        <w:rPr>
          <w:highlight w:val="white"/>
        </w:rPr>
        <w:t xml:space="preserve"> L.) </w:t>
      </w:r>
      <w:r w:rsidR="005263A8">
        <w:rPr>
          <w:highlight w:val="white"/>
        </w:rPr>
        <w:t>c</w:t>
      </w:r>
      <w:r w:rsidRPr="00CD2B48">
        <w:rPr>
          <w:highlight w:val="white"/>
        </w:rPr>
        <w:t>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w:t>
      </w:r>
      <w:proofErr w:type="gramStart"/>
      <w:r w:rsidRPr="00CD2B48">
        <w:t>disease</w:t>
      </w:r>
      <w:proofErr w:type="gramEnd"/>
      <w:r w:rsidRPr="00CD2B48">
        <w:t xml:space="preserve"> and management. Can. J. Plant </w:t>
      </w:r>
      <w:proofErr w:type="spellStart"/>
      <w:r w:rsidRPr="00CD2B48">
        <w:t>Pathol</w:t>
      </w:r>
      <w:proofErr w:type="spellEnd"/>
      <w:r w:rsidRPr="00CD2B48">
        <w:t>. 32:58-67.</w:t>
      </w:r>
    </w:p>
    <w:p w14:paraId="78C16D18" w14:textId="59F86672"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w:t>
      </w:r>
      <w:r w:rsidR="005263A8">
        <w:rPr>
          <w:rFonts w:ascii="Times New Roman" w:hAnsi="Times New Roman"/>
          <w:color w:val="232323"/>
          <w:sz w:val="24"/>
          <w:szCs w:val="24"/>
          <w:shd w:val="clear" w:color="auto" w:fill="FFFFFF"/>
        </w:rPr>
        <w:t>p</w:t>
      </w:r>
      <w:r w:rsidR="005263A8" w:rsidRPr="00B35AA6">
        <w:rPr>
          <w:rFonts w:ascii="Times New Roman" w:hAnsi="Times New Roman"/>
          <w:color w:val="232323"/>
          <w:sz w:val="24"/>
          <w:szCs w:val="24"/>
          <w:shd w:val="clear" w:color="auto" w:fill="FFFFFF"/>
        </w:rPr>
        <w:t xml:space="preserve">lant </w:t>
      </w:r>
      <w:r w:rsidR="005263A8">
        <w:rPr>
          <w:rFonts w:ascii="Times New Roman" w:hAnsi="Times New Roman"/>
          <w:color w:val="232323"/>
          <w:sz w:val="24"/>
          <w:szCs w:val="24"/>
          <w:shd w:val="clear" w:color="auto" w:fill="FFFFFF"/>
        </w:rPr>
        <w:t>i</w:t>
      </w:r>
      <w:r w:rsidRPr="00B35AA6">
        <w:rPr>
          <w:rFonts w:ascii="Times New Roman" w:hAnsi="Times New Roman"/>
          <w:color w:val="232323"/>
          <w:sz w:val="24"/>
          <w:szCs w:val="24"/>
          <w:shd w:val="clear" w:color="auto" w:fill="FFFFFF"/>
        </w:rPr>
        <w:t xml:space="preserve">mmune </w:t>
      </w:r>
      <w:r w:rsidR="005263A8">
        <w:rPr>
          <w:rFonts w:ascii="Times New Roman" w:hAnsi="Times New Roman"/>
          <w:color w:val="232323"/>
          <w:sz w:val="24"/>
          <w:szCs w:val="24"/>
          <w:shd w:val="clear" w:color="auto" w:fill="FFFFFF"/>
        </w:rPr>
        <w:t>s</w:t>
      </w:r>
      <w:r w:rsidRPr="00B35AA6">
        <w:rPr>
          <w:rFonts w:ascii="Times New Roman" w:hAnsi="Times New Roman"/>
          <w:color w:val="232323"/>
          <w:sz w:val="24"/>
          <w:szCs w:val="24"/>
          <w:shd w:val="clear" w:color="auto" w:fill="FFFFFF"/>
        </w:rPr>
        <w:t>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249F04D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hosphorylation of NADPH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xidase RBOHD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egulate </w:t>
      </w:r>
      <w:r w:rsidR="005263A8">
        <w:rPr>
          <w:rFonts w:ascii="Times New Roman" w:hAnsi="Times New Roman"/>
          <w:color w:val="212121"/>
          <w:sz w:val="24"/>
          <w:szCs w:val="24"/>
          <w:shd w:val="clear" w:color="auto" w:fill="FFFFFF"/>
        </w:rPr>
        <w:t>r</w:t>
      </w:r>
      <w:r w:rsidRPr="009365A4">
        <w:rPr>
          <w:rFonts w:ascii="Times New Roman" w:hAnsi="Times New Roman"/>
          <w:color w:val="212121"/>
          <w:sz w:val="24"/>
          <w:szCs w:val="24"/>
          <w:shd w:val="clear" w:color="auto" w:fill="FFFFFF"/>
        </w:rPr>
        <w:t xml:space="preserve">eactive </w:t>
      </w:r>
      <w:r w:rsidR="005263A8">
        <w:rPr>
          <w:rFonts w:ascii="Times New Roman" w:hAnsi="Times New Roman"/>
          <w:color w:val="212121"/>
          <w:sz w:val="24"/>
          <w:szCs w:val="24"/>
          <w:shd w:val="clear" w:color="auto" w:fill="FFFFFF"/>
        </w:rPr>
        <w:t>o</w:t>
      </w:r>
      <w:r w:rsidRPr="009365A4">
        <w:rPr>
          <w:rFonts w:ascii="Times New Roman" w:hAnsi="Times New Roman"/>
          <w:color w:val="212121"/>
          <w:sz w:val="24"/>
          <w:szCs w:val="24"/>
          <w:shd w:val="clear" w:color="auto" w:fill="FFFFFF"/>
        </w:rPr>
        <w:t xml:space="preserve">xygen </w:t>
      </w:r>
      <w:r w:rsidR="005263A8">
        <w:rPr>
          <w:rFonts w:ascii="Times New Roman" w:hAnsi="Times New Roman"/>
          <w:color w:val="212121"/>
          <w:sz w:val="24"/>
          <w:szCs w:val="24"/>
          <w:shd w:val="clear" w:color="auto" w:fill="FFFFFF"/>
        </w:rPr>
        <w:t>s</w:t>
      </w:r>
      <w:r w:rsidRPr="009365A4">
        <w:rPr>
          <w:rFonts w:ascii="Times New Roman" w:hAnsi="Times New Roman"/>
          <w:color w:val="212121"/>
          <w:sz w:val="24"/>
          <w:szCs w:val="24"/>
          <w:shd w:val="clear" w:color="auto" w:fill="FFFFFF"/>
        </w:rPr>
        <w:t xml:space="preserve">pecies </w:t>
      </w:r>
      <w:r w:rsidR="005263A8">
        <w:rPr>
          <w:rFonts w:ascii="Times New Roman" w:hAnsi="Times New Roman"/>
          <w:color w:val="212121"/>
          <w:sz w:val="24"/>
          <w:szCs w:val="24"/>
          <w:shd w:val="clear" w:color="auto" w:fill="FFFFFF"/>
        </w:rPr>
        <w:t>p</w:t>
      </w:r>
      <w:r w:rsidRPr="009365A4">
        <w:rPr>
          <w:rFonts w:ascii="Times New Roman" w:hAnsi="Times New Roman"/>
          <w:color w:val="212121"/>
          <w:sz w:val="24"/>
          <w:szCs w:val="24"/>
          <w:shd w:val="clear" w:color="auto" w:fill="FFFFFF"/>
        </w:rPr>
        <w:t xml:space="preserve">roduction in </w:t>
      </w:r>
      <w:r w:rsidRPr="005C2487">
        <w:rPr>
          <w:rFonts w:ascii="Times New Roman" w:hAnsi="Times New Roman"/>
          <w:i/>
          <w:color w:val="212121"/>
          <w:sz w:val="24"/>
          <w:szCs w:val="24"/>
          <w:shd w:val="clear" w:color="auto" w:fill="FFFFFF"/>
        </w:rPr>
        <w:t>Arabidopsis</w:t>
      </w:r>
      <w:r w:rsidRPr="009365A4">
        <w:rPr>
          <w:rFonts w:ascii="Times New Roman" w:hAnsi="Times New Roman"/>
          <w:color w:val="212121"/>
          <w:sz w:val="24"/>
          <w:szCs w:val="24"/>
          <w:shd w:val="clear" w:color="auto" w:fill="FFFFFF"/>
        </w:rPr>
        <w:t xml:space="preserve">.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6596B15C"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w:t>
      </w:r>
      <w:r w:rsidR="005263A8">
        <w:rPr>
          <w:color w:val="202020"/>
          <w:highlight w:val="white"/>
        </w:rPr>
        <w:t>g</w:t>
      </w:r>
      <w:r w:rsidR="005263A8" w:rsidRPr="00CD2B48">
        <w:rPr>
          <w:color w:val="202020"/>
          <w:highlight w:val="white"/>
        </w:rPr>
        <w:t xml:space="preserve">enomics </w:t>
      </w:r>
      <w:r w:rsidR="005263A8">
        <w:rPr>
          <w:color w:val="202020"/>
          <w:highlight w:val="white"/>
        </w:rPr>
        <w:t>y</w:t>
      </w:r>
      <w:r w:rsidRPr="00CD2B48">
        <w:rPr>
          <w:color w:val="202020"/>
          <w:highlight w:val="white"/>
        </w:rPr>
        <w:t xml:space="preserve">ields </w:t>
      </w:r>
      <w:r w:rsidR="005263A8">
        <w:rPr>
          <w:color w:val="202020"/>
          <w:highlight w:val="white"/>
        </w:rPr>
        <w:t>i</w:t>
      </w:r>
      <w:r w:rsidRPr="00CD2B48">
        <w:rPr>
          <w:color w:val="202020"/>
          <w:highlight w:val="white"/>
        </w:rPr>
        <w:t xml:space="preserve">nsights into </w:t>
      </w:r>
      <w:r w:rsidR="005263A8">
        <w:rPr>
          <w:color w:val="202020"/>
          <w:highlight w:val="white"/>
        </w:rPr>
        <w:t>n</w:t>
      </w:r>
      <w:r w:rsidRPr="00CD2B48">
        <w:rPr>
          <w:color w:val="202020"/>
          <w:highlight w:val="white"/>
        </w:rPr>
        <w:t xml:space="preserve">iche </w:t>
      </w:r>
      <w:r w:rsidR="005263A8">
        <w:rPr>
          <w:color w:val="202020"/>
          <w:highlight w:val="white"/>
        </w:rPr>
        <w:t>a</w:t>
      </w:r>
      <w:r w:rsidRPr="00CD2B48">
        <w:rPr>
          <w:color w:val="202020"/>
          <w:highlight w:val="white"/>
        </w:rPr>
        <w:t xml:space="preserve">daptation of </w:t>
      </w:r>
      <w:r w:rsidR="005263A8">
        <w:rPr>
          <w:color w:val="202020"/>
          <w:highlight w:val="white"/>
        </w:rPr>
        <w:t>p</w:t>
      </w:r>
      <w:r w:rsidRPr="00CD2B48">
        <w:rPr>
          <w:color w:val="202020"/>
          <w:highlight w:val="white"/>
        </w:rPr>
        <w:t xml:space="preserve">lant </w:t>
      </w:r>
      <w:r w:rsidR="005263A8">
        <w:rPr>
          <w:color w:val="202020"/>
          <w:highlight w:val="white"/>
        </w:rPr>
        <w:t>v</w:t>
      </w:r>
      <w:r w:rsidRPr="00CD2B48">
        <w:rPr>
          <w:color w:val="202020"/>
          <w:highlight w:val="white"/>
        </w:rPr>
        <w:t xml:space="preserve">ascular </w:t>
      </w:r>
      <w:r w:rsidR="005263A8">
        <w:rPr>
          <w:color w:val="202020"/>
          <w:highlight w:val="white"/>
        </w:rPr>
        <w:t>w</w:t>
      </w:r>
      <w:r w:rsidRPr="00CD2B48">
        <w:rPr>
          <w:color w:val="202020"/>
          <w:highlight w:val="white"/>
        </w:rPr>
        <w:t xml:space="preserve">ilt </w:t>
      </w:r>
      <w:r w:rsidR="005263A8">
        <w:rPr>
          <w:color w:val="202020"/>
          <w:highlight w:val="white"/>
        </w:rPr>
        <w:t>p</w:t>
      </w:r>
      <w:r w:rsidRPr="00CD2B48">
        <w:rPr>
          <w:color w:val="202020"/>
          <w:highlight w:val="white"/>
        </w:rPr>
        <w:t xml:space="preserve">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18"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lastRenderedPageBreak/>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415DE934"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w:t>
      </w:r>
      <w:r w:rsidR="005263A8">
        <w:t>f</w:t>
      </w:r>
      <w:r w:rsidRPr="00CD2B48">
        <w:t xml:space="preserve">resh, </w:t>
      </w:r>
      <w:r w:rsidR="005263A8">
        <w:t>f</w:t>
      </w:r>
      <w:r w:rsidRPr="00CD2B48">
        <w:t xml:space="preserve">rozen, and </w:t>
      </w:r>
      <w:r w:rsidR="005263A8">
        <w:t>l</w:t>
      </w:r>
      <w:r w:rsidRPr="00CD2B48">
        <w:t xml:space="preserve">yophilized </w:t>
      </w:r>
      <w:r w:rsidR="005263A8">
        <w:t>t</w:t>
      </w:r>
      <w:r w:rsidRPr="00CD2B48">
        <w:t xml:space="preserve">uber and </w:t>
      </w:r>
      <w:r w:rsidR="005263A8">
        <w:t>r</w:t>
      </w:r>
      <w:r w:rsidRPr="00CD2B48">
        <w:t xml:space="preserve">oot </w:t>
      </w:r>
      <w:r w:rsidR="005263A8">
        <w:t>t</w:t>
      </w:r>
      <w:r w:rsidRPr="00CD2B48">
        <w:t xml:space="preserve">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5E6B8C52" w:rsidR="001C6980"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2AA77C46" w14:textId="06E07782" w:rsidR="005263A8" w:rsidRPr="009365A4" w:rsidRDefault="005263A8" w:rsidP="005263A8">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w:t>
      </w:r>
      <w:proofErr w:type="gramStart"/>
      <w:r w:rsidRPr="009365A4">
        <w:rPr>
          <w:rFonts w:ascii="Times New Roman" w:hAnsi="Times New Roman"/>
          <w:color w:val="222222"/>
          <w:sz w:val="24"/>
          <w:szCs w:val="24"/>
          <w:shd w:val="clear" w:color="auto" w:fill="FFFFFF"/>
        </w:rPr>
        <w:t>T.</w:t>
      </w:r>
      <w:proofErr w:type="gramEnd"/>
      <w:r w:rsidRPr="009365A4">
        <w:rPr>
          <w:rFonts w:ascii="Times New Roman" w:hAnsi="Times New Roman"/>
          <w:color w:val="222222"/>
          <w:sz w:val="24"/>
          <w:szCs w:val="24"/>
          <w:shd w:val="clear" w:color="auto" w:fill="FFFFFF"/>
        </w:rPr>
        <w:t xml:space="preserve"> and Zhang M. 2014. Unconventionally secreted effectors of two filamentous pathogens target plant salicylate biosynthesis. Nature </w:t>
      </w:r>
      <w:r>
        <w:rPr>
          <w:rFonts w:ascii="Times New Roman" w:hAnsi="Times New Roman"/>
          <w:color w:val="222222"/>
          <w:sz w:val="24"/>
          <w:szCs w:val="24"/>
          <w:shd w:val="clear" w:color="auto" w:fill="FFFFFF"/>
        </w:rPr>
        <w:t>C</w:t>
      </w:r>
      <w:r w:rsidRPr="009365A4">
        <w:rPr>
          <w:rFonts w:ascii="Times New Roman" w:hAnsi="Times New Roman"/>
          <w:color w:val="222222"/>
          <w:sz w:val="24"/>
          <w:szCs w:val="24"/>
          <w:shd w:val="clear" w:color="auto" w:fill="FFFFFF"/>
        </w:rPr>
        <w:t>ommunications. 5:1-10.</w:t>
      </w:r>
    </w:p>
    <w:p w14:paraId="5EF2FB81" w14:textId="77777777" w:rsidR="005263A8" w:rsidRPr="00CD2B48" w:rsidRDefault="005263A8" w:rsidP="005C2487">
      <w:pPr>
        <w:spacing w:line="480" w:lineRule="auto"/>
        <w:ind w:left="540"/>
        <w:jc w:val="both"/>
        <w:rPr>
          <w:highlight w:val="white"/>
        </w:rPr>
      </w:pP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6C555D6A"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w:t>
      </w:r>
      <w:r w:rsidR="005263A8">
        <w:rPr>
          <w:highlight w:val="white"/>
        </w:rPr>
        <w:t>A</w:t>
      </w:r>
      <w:r w:rsidRPr="00CD2B48">
        <w:rPr>
          <w:highlight w:val="white"/>
        </w:rPr>
        <w:t>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lastRenderedPageBreak/>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21ED9C45"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xml:space="preserve">, Y., Bakker, O., Van den Hoff, M.J.B. and Moorman, A.F.M. 2009. Amplification efficiency: </w:t>
      </w:r>
      <w:r w:rsidR="005263A8">
        <w:rPr>
          <w:color w:val="222222"/>
          <w:shd w:val="clear" w:color="auto" w:fill="FFFFFF"/>
        </w:rPr>
        <w:t>L</w:t>
      </w:r>
      <w:r w:rsidRPr="00CD2B48">
        <w:rPr>
          <w:color w:val="222222"/>
          <w:shd w:val="clear" w:color="auto" w:fill="FFFFFF"/>
        </w:rPr>
        <w:t>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AFD3CC2"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w:t>
      </w:r>
      <w:r w:rsidR="005263A8">
        <w:rPr>
          <w:highlight w:val="white"/>
        </w:rPr>
        <w:t>i</w:t>
      </w:r>
      <w:r w:rsidRPr="00CD2B48">
        <w:rPr>
          <w:highlight w:val="white"/>
        </w:rPr>
        <w:t xml:space="preserve">nteraction </w:t>
      </w:r>
      <w:r w:rsidR="005263A8">
        <w:rPr>
          <w:highlight w:val="white"/>
        </w:rPr>
        <w:t>c</w:t>
      </w:r>
      <w:r w:rsidRPr="00CD2B48">
        <w:rPr>
          <w:highlight w:val="white"/>
        </w:rPr>
        <w:t xml:space="preserve">auses </w:t>
      </w:r>
      <w:r w:rsidR="005263A8">
        <w:rPr>
          <w:highlight w:val="white"/>
        </w:rPr>
        <w:t>c</w:t>
      </w:r>
      <w:r w:rsidRPr="00CD2B48">
        <w:rPr>
          <w:highlight w:val="white"/>
        </w:rPr>
        <w:t xml:space="preserve">hanges in </w:t>
      </w:r>
      <w:r w:rsidR="005263A8">
        <w:rPr>
          <w:highlight w:val="white"/>
        </w:rPr>
        <w:t>g</w:t>
      </w:r>
      <w:r w:rsidRPr="00CD2B48">
        <w:rPr>
          <w:highlight w:val="white"/>
        </w:rPr>
        <w:t xml:space="preserve">ene </w:t>
      </w:r>
      <w:r w:rsidR="005263A8">
        <w:rPr>
          <w:highlight w:val="white"/>
        </w:rPr>
        <w:t>e</w:t>
      </w:r>
      <w:r w:rsidRPr="00CD2B48">
        <w:rPr>
          <w:highlight w:val="white"/>
        </w:rPr>
        <w:t xml:space="preserve">xpression </w:t>
      </w:r>
      <w:r w:rsidR="005263A8">
        <w:rPr>
          <w:highlight w:val="white"/>
        </w:rPr>
        <w:t>p</w:t>
      </w:r>
      <w:r w:rsidRPr="00CD2B48">
        <w:rPr>
          <w:highlight w:val="white"/>
        </w:rPr>
        <w:t xml:space="preserve">rofiles and </w:t>
      </w:r>
      <w:proofErr w:type="spellStart"/>
      <w:r w:rsidR="005263A8">
        <w:rPr>
          <w:highlight w:val="white"/>
        </w:rPr>
        <w:t>j</w:t>
      </w:r>
      <w:r w:rsidRPr="00CD2B48">
        <w:rPr>
          <w:highlight w:val="white"/>
        </w:rPr>
        <w:t>asmonate</w:t>
      </w:r>
      <w:proofErr w:type="spellEnd"/>
      <w:r w:rsidRPr="00CD2B48">
        <w:rPr>
          <w:highlight w:val="white"/>
        </w:rPr>
        <w:t xml:space="preserve"> </w:t>
      </w:r>
      <w:r w:rsidR="005263A8">
        <w:rPr>
          <w:highlight w:val="white"/>
        </w:rPr>
        <w:t>l</w:t>
      </w:r>
      <w:r w:rsidRPr="00CD2B48">
        <w:rPr>
          <w:highlight w:val="white"/>
        </w:rPr>
        <w:t xml:space="preserve">evels on </w:t>
      </w:r>
      <w:r w:rsidR="005263A8">
        <w:rPr>
          <w:highlight w:val="white"/>
        </w:rPr>
        <w:t>d</w:t>
      </w:r>
      <w:r w:rsidRPr="00CD2B48">
        <w:rPr>
          <w:highlight w:val="white"/>
        </w:rPr>
        <w:t xml:space="preserve">ifferent </w:t>
      </w:r>
      <w:r w:rsidR="005263A8">
        <w:rPr>
          <w:highlight w:val="white"/>
        </w:rPr>
        <w:t>t</w:t>
      </w:r>
      <w:r w:rsidRPr="00CD2B48">
        <w:rPr>
          <w:highlight w:val="white"/>
        </w:rPr>
        <w:t xml:space="preserve">ime </w:t>
      </w:r>
      <w:r w:rsidR="005263A8">
        <w:rPr>
          <w:highlight w:val="white"/>
        </w:rPr>
        <w:t>s</w:t>
      </w:r>
      <w:r w:rsidRPr="00CD2B48">
        <w:rPr>
          <w:highlight w:val="white"/>
        </w:rPr>
        <w:t xml:space="preserve">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19">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0">
        <w:r w:rsidRPr="00A22A31">
          <w:rPr>
            <w:color w:val="020202"/>
            <w:highlight w:val="white"/>
          </w:rPr>
          <w:t>https://doi.org/10.3389/fpls.2015.00428</w:t>
        </w:r>
      </w:hyperlink>
      <w:r w:rsidRPr="00A22A31">
        <w:rPr>
          <w:highlight w:val="white"/>
        </w:rPr>
        <w:t xml:space="preserve"> </w:t>
      </w:r>
    </w:p>
    <w:p w14:paraId="063B2DAB" w14:textId="6010E3FF"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w:t>
      </w:r>
      <w:r w:rsidR="005263A8">
        <w:rPr>
          <w:rFonts w:ascii="Times New Roman" w:hAnsi="Times New Roman"/>
          <w:sz w:val="24"/>
          <w:szCs w:val="24"/>
          <w:highlight w:val="white"/>
        </w:rPr>
        <w:t>A</w:t>
      </w:r>
      <w:r w:rsidRPr="00A22A31">
        <w:rPr>
          <w:rFonts w:ascii="Times New Roman" w:hAnsi="Times New Roman"/>
          <w:sz w:val="24"/>
          <w:szCs w:val="24"/>
          <w:highlight w:val="white"/>
        </w:rPr>
        <w:t xml:space="preserve">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1"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96" w:name="h1"/>
      <w:bookmarkEnd w:id="96"/>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41E569EE"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controlling</w:t>
      </w:r>
      <w:r w:rsidR="005263A8">
        <w:t xml:space="preserve"> </w:t>
      </w:r>
      <w:r w:rsidRPr="00CD2B48">
        <w:rPr>
          <w:i/>
        </w:rPr>
        <w:t xml:space="preserve">Verticillium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3F3FAE4" w:rsidR="001C6980"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w:t>
      </w:r>
      <w:proofErr w:type="gramStart"/>
      <w:r w:rsidRPr="00B35AA6">
        <w:rPr>
          <w:rFonts w:ascii="Times New Roman" w:hAnsi="Times New Roman"/>
          <w:color w:val="222222"/>
          <w:sz w:val="24"/>
          <w:szCs w:val="24"/>
          <w:shd w:val="clear" w:color="auto" w:fill="FFFFFF"/>
        </w:rPr>
        <w:t>S.</w:t>
      </w:r>
      <w:proofErr w:type="gramEnd"/>
      <w:r w:rsidRPr="00B35AA6">
        <w:rPr>
          <w:rFonts w:ascii="Times New Roman" w:hAnsi="Times New Roman"/>
          <w:color w:val="222222"/>
          <w:sz w:val="24"/>
          <w:szCs w:val="24"/>
          <w:shd w:val="clear" w:color="auto" w:fill="FFFFFF"/>
        </w:rPr>
        <w:t xml:space="preserve"> and Colon LT. 2000. Does basal PR gene expression in </w:t>
      </w:r>
      <w:r w:rsidRPr="005C2487">
        <w:rPr>
          <w:rFonts w:ascii="Times New Roman" w:hAnsi="Times New Roman"/>
          <w:i/>
          <w:color w:val="222222"/>
          <w:sz w:val="24"/>
          <w:szCs w:val="24"/>
          <w:shd w:val="clear" w:color="auto" w:fill="FFFFFF"/>
        </w:rPr>
        <w:t>Solanum</w:t>
      </w:r>
      <w:r w:rsidRPr="00B35AA6">
        <w:rPr>
          <w:rFonts w:ascii="Times New Roman" w:hAnsi="Times New Roman"/>
          <w:color w:val="222222"/>
          <w:sz w:val="24"/>
          <w:szCs w:val="24"/>
          <w:shd w:val="clear" w:color="auto" w:fill="FFFFFF"/>
        </w:rPr>
        <w:t xml:space="preserve">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1ECE859" w14:textId="603875C4" w:rsidR="00F47D58" w:rsidRPr="00BE6D4E" w:rsidRDefault="00F47D58"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1D1C1D"/>
          <w:sz w:val="24"/>
          <w:szCs w:val="24"/>
          <w:shd w:val="clear" w:color="auto" w:fill="F8F8F8"/>
        </w:rPr>
        <w:t xml:space="preserve">Wang, L., Wang, Y., Cao, H., Hao, X., Zeng, J., Yang, Y. and Wang, X. 2016. Transcriptome analysis of an anthracnose-resistant tea plant cultivar reveals genes associated with resistance to Colletotrichum </w:t>
      </w:r>
      <w:proofErr w:type="spellStart"/>
      <w:r w:rsidRPr="00BE6D4E">
        <w:rPr>
          <w:rFonts w:ascii="Times New Roman" w:hAnsi="Times New Roman"/>
          <w:color w:val="1D1C1D"/>
          <w:sz w:val="24"/>
          <w:szCs w:val="24"/>
          <w:shd w:val="clear" w:color="auto" w:fill="F8F8F8"/>
        </w:rPr>
        <w:t>camelliae</w:t>
      </w:r>
      <w:proofErr w:type="spellEnd"/>
      <w:r w:rsidRPr="00BE6D4E">
        <w:rPr>
          <w:rFonts w:ascii="Times New Roman" w:hAnsi="Times New Roman"/>
          <w:color w:val="1D1C1D"/>
          <w:sz w:val="24"/>
          <w:szCs w:val="24"/>
          <w:shd w:val="clear" w:color="auto" w:fill="F8F8F8"/>
        </w:rPr>
        <w:t xml:space="preserve">. </w:t>
      </w:r>
      <w:proofErr w:type="spellStart"/>
      <w:r w:rsidRPr="00BE6D4E">
        <w:rPr>
          <w:rFonts w:ascii="Times New Roman" w:hAnsi="Times New Roman"/>
          <w:color w:val="1D1C1D"/>
          <w:sz w:val="24"/>
          <w:szCs w:val="24"/>
          <w:shd w:val="clear" w:color="auto" w:fill="F8F8F8"/>
        </w:rPr>
        <w:t>PLoS</w:t>
      </w:r>
      <w:proofErr w:type="spellEnd"/>
      <w:r w:rsidRPr="00BE6D4E">
        <w:rPr>
          <w:rFonts w:ascii="Times New Roman" w:hAnsi="Times New Roman"/>
          <w:color w:val="1D1C1D"/>
          <w:sz w:val="24"/>
          <w:szCs w:val="24"/>
          <w:shd w:val="clear" w:color="auto" w:fill="F8F8F8"/>
        </w:rPr>
        <w:t xml:space="preserve"> One. </w:t>
      </w:r>
      <w:proofErr w:type="gramStart"/>
      <w:r w:rsidRPr="00BE6D4E">
        <w:rPr>
          <w:rFonts w:ascii="Times New Roman" w:hAnsi="Times New Roman"/>
          <w:color w:val="1D1C1D"/>
          <w:sz w:val="24"/>
          <w:szCs w:val="24"/>
          <w:shd w:val="clear" w:color="auto" w:fill="F8F8F8"/>
        </w:rPr>
        <w:t>11:e</w:t>
      </w:r>
      <w:proofErr w:type="gramEnd"/>
      <w:r w:rsidRPr="00BE6D4E">
        <w:rPr>
          <w:rFonts w:ascii="Times New Roman" w:hAnsi="Times New Roman"/>
          <w:color w:val="1D1C1D"/>
          <w:sz w:val="24"/>
          <w:szCs w:val="24"/>
          <w:shd w:val="clear" w:color="auto" w:fill="F8F8F8"/>
        </w:rPr>
        <w:t>0148535.</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0307A1DB"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w:t>
      </w:r>
      <w:r w:rsidR="005263A8">
        <w:t>E</w:t>
      </w:r>
      <w:r w:rsidRPr="00CD2B48">
        <w:t xml:space="preserv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2">
        <w:r w:rsidRPr="00CD2B48">
          <w:rPr>
            <w:color w:val="1C1D1E"/>
          </w:rPr>
          <w:t xml:space="preserve"> </w:t>
        </w:r>
      </w:hyperlink>
      <w:hyperlink r:id="rId23">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0CCAF474" w:rsidR="001C6980" w:rsidRPr="00CD2B48" w:rsidRDefault="006548E5" w:rsidP="0073486D">
      <w:pPr>
        <w:numPr>
          <w:ilvl w:val="0"/>
          <w:numId w:val="1"/>
        </w:numPr>
        <w:spacing w:line="480" w:lineRule="auto"/>
        <w:jc w:val="both"/>
      </w:pPr>
      <w:hyperlink r:id="rId24">
        <w:r w:rsidR="001C6980" w:rsidRPr="00CD2B48">
          <w:t>Woodward</w:t>
        </w:r>
      </w:hyperlink>
      <w:hyperlink r:id="rId25">
        <w:r w:rsidR="001C6980" w:rsidRPr="00CD2B48">
          <w:rPr>
            <w:highlight w:val="white"/>
          </w:rPr>
          <w:t xml:space="preserve"> JE, </w:t>
        </w:r>
      </w:hyperlink>
      <w:hyperlink r:id="rId26">
        <w:r w:rsidR="001C6980" w:rsidRPr="00CD2B48">
          <w:t>Wheeler</w:t>
        </w:r>
      </w:hyperlink>
      <w:r w:rsidR="001C6980" w:rsidRPr="00CD2B48">
        <w:rPr>
          <w:highlight w:val="white"/>
        </w:rPr>
        <w:t xml:space="preserve"> TA,</w:t>
      </w:r>
      <w:hyperlink r:id="rId27">
        <w:r w:rsidR="001C6980" w:rsidRPr="00CD2B48">
          <w:rPr>
            <w:highlight w:val="white"/>
          </w:rPr>
          <w:t xml:space="preserve"> </w:t>
        </w:r>
      </w:hyperlink>
      <w:hyperlink r:id="rId28">
        <w:r w:rsidR="001C6980" w:rsidRPr="00CD2B48">
          <w:t>Cattaneo</w:t>
        </w:r>
      </w:hyperlink>
      <w:r w:rsidR="001C6980" w:rsidRPr="00CD2B48">
        <w:rPr>
          <w:highlight w:val="white"/>
        </w:rPr>
        <w:t xml:space="preserve"> MG,</w:t>
      </w:r>
      <w:hyperlink r:id="rId29">
        <w:r w:rsidR="001C6980" w:rsidRPr="00CD2B48">
          <w:rPr>
            <w:highlight w:val="white"/>
          </w:rPr>
          <w:t xml:space="preserve"> </w:t>
        </w:r>
      </w:hyperlink>
      <w:hyperlink r:id="rId30">
        <w:r w:rsidR="001C6980" w:rsidRPr="00CD2B48">
          <w:t>Russell</w:t>
        </w:r>
      </w:hyperlink>
      <w:r w:rsidR="001C6980" w:rsidRPr="00CD2B48">
        <w:rPr>
          <w:highlight w:val="white"/>
        </w:rPr>
        <w:t xml:space="preserve"> SA, and</w:t>
      </w:r>
      <w:hyperlink r:id="rId31">
        <w:r w:rsidR="001C6980" w:rsidRPr="00CD2B48">
          <w:rPr>
            <w:highlight w:val="white"/>
          </w:rPr>
          <w:t xml:space="preserve"> </w:t>
        </w:r>
      </w:hyperlink>
      <w:hyperlink r:id="rId32">
        <w:r w:rsidR="001C6980" w:rsidRPr="00CD2B48">
          <w:t>Baughman</w:t>
        </w:r>
      </w:hyperlink>
      <w:r w:rsidR="001C6980" w:rsidRPr="00CD2B48">
        <w:t xml:space="preserve"> TA. 2011. Evaluation of </w:t>
      </w:r>
      <w:r w:rsidR="005263A8">
        <w:t>s</w:t>
      </w:r>
      <w:r w:rsidR="005263A8" w:rsidRPr="00CD2B48">
        <w:t xml:space="preserve">oil </w:t>
      </w:r>
      <w:r w:rsidR="005263A8">
        <w:t>f</w:t>
      </w:r>
      <w:r w:rsidR="001C6980" w:rsidRPr="00CD2B48">
        <w:t xml:space="preserve">umigants for </w:t>
      </w:r>
      <w:r w:rsidR="005263A8">
        <w:t>m</w:t>
      </w:r>
      <w:r w:rsidR="001C6980" w:rsidRPr="00CD2B48">
        <w:t xml:space="preserve">anagement of Verticillium </w:t>
      </w:r>
      <w:r w:rsidR="005263A8">
        <w:t>w</w:t>
      </w:r>
      <w:r w:rsidR="001C6980" w:rsidRPr="00CD2B48">
        <w:t xml:space="preserve">ilt of </w:t>
      </w:r>
      <w:r w:rsidR="005263A8">
        <w:t>p</w:t>
      </w:r>
      <w:r w:rsidR="001C6980" w:rsidRPr="00CD2B48">
        <w:t xml:space="preserve">eanut in Texas. Plant Health Progress.12. </w:t>
      </w:r>
      <w:hyperlink r:id="rId33">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4" w:history="1">
        <w:r w:rsidRPr="00CD2B48">
          <w:rPr>
            <w:rStyle w:val="Hyperlink"/>
            <w:rFonts w:eastAsia="Roboto"/>
            <w:highlight w:val="white"/>
          </w:rPr>
          <w:t>https://doi.org/10.1038/natu</w:t>
        </w:r>
        <w:r w:rsidRPr="00A22A31">
          <w:rPr>
            <w:rStyle w:val="Hyperlink"/>
            <w:rFonts w:eastAsia="Roboto"/>
            <w:highlight w:val="white"/>
          </w:rPr>
          <w:t>re10158</w:t>
        </w:r>
      </w:hyperlink>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w:t>
      </w:r>
      <w:proofErr w:type="gramStart"/>
      <w:r w:rsidRPr="009365A4">
        <w:rPr>
          <w:rFonts w:ascii="Times New Roman" w:hAnsi="Times New Roman"/>
          <w:color w:val="222222"/>
          <w:sz w:val="24"/>
          <w:szCs w:val="24"/>
          <w:shd w:val="clear" w:color="auto" w:fill="FFFFFF"/>
        </w:rPr>
        <w:t>Y.</w:t>
      </w:r>
      <w:proofErr w:type="gramEnd"/>
      <w:r w:rsidRPr="009365A4">
        <w:rPr>
          <w:rFonts w:ascii="Times New Roman" w:hAnsi="Times New Roman"/>
          <w:color w:val="222222"/>
          <w:sz w:val="24"/>
          <w:szCs w:val="24"/>
          <w:shd w:val="clear" w:color="auto" w:fill="FFFFFF"/>
        </w:rPr>
        <w:t xml:space="preserve">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w:t>
      </w:r>
      <w:r w:rsidRPr="005C2487">
        <w:rPr>
          <w:rFonts w:ascii="Times New Roman" w:hAnsi="Times New Roman"/>
          <w:i/>
          <w:color w:val="222222"/>
          <w:sz w:val="24"/>
          <w:szCs w:val="24"/>
          <w:shd w:val="clear" w:color="auto" w:fill="FFFFFF"/>
        </w:rPr>
        <w:t>Verticillium</w:t>
      </w:r>
      <w:r w:rsidRPr="009365A4">
        <w:rPr>
          <w:rFonts w:ascii="Times New Roman" w:hAnsi="Times New Roman"/>
          <w:color w:val="222222"/>
          <w:sz w:val="24"/>
          <w:szCs w:val="24"/>
          <w:shd w:val="clear" w:color="auto" w:fill="FFFFFF"/>
        </w:rPr>
        <w:t xml:space="preserve"> </w:t>
      </w:r>
      <w:proofErr w:type="spellStart"/>
      <w:r w:rsidRPr="005C2487">
        <w:rPr>
          <w:rFonts w:ascii="Times New Roman" w:hAnsi="Times New Roman"/>
          <w:i/>
          <w:color w:val="222222"/>
          <w:sz w:val="24"/>
          <w:szCs w:val="24"/>
          <w:shd w:val="clear" w:color="auto" w:fill="FFFFFF"/>
        </w:rPr>
        <w:t>dahliae</w:t>
      </w:r>
      <w:proofErr w:type="spellEnd"/>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496CD948" w:rsidR="00D56657"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lastRenderedPageBreak/>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w:t>
      </w:r>
      <w:proofErr w:type="gramStart"/>
      <w:r w:rsidRPr="009365A4">
        <w:rPr>
          <w:rFonts w:ascii="Times New Roman" w:hAnsi="Times New Roman"/>
          <w:color w:val="222222"/>
          <w:sz w:val="24"/>
          <w:szCs w:val="24"/>
          <w:shd w:val="clear" w:color="auto" w:fill="FFFFFF"/>
        </w:rPr>
        <w:t>P.</w:t>
      </w:r>
      <w:proofErr w:type="gramEnd"/>
      <w:r w:rsidRPr="009365A4">
        <w:rPr>
          <w:rFonts w:ascii="Times New Roman" w:hAnsi="Times New Roman"/>
          <w:color w:val="222222"/>
          <w:sz w:val="24"/>
          <w:szCs w:val="24"/>
          <w:shd w:val="clear" w:color="auto" w:fill="FFFFFF"/>
        </w:rPr>
        <w:t xml:space="preserve"> and Xin X.F. 2021. PTI-ETI crosstalk: </w:t>
      </w:r>
      <w:r w:rsidR="005263A8">
        <w:rPr>
          <w:rFonts w:ascii="Times New Roman" w:hAnsi="Times New Roman"/>
          <w:color w:val="222222"/>
          <w:sz w:val="24"/>
          <w:szCs w:val="24"/>
          <w:shd w:val="clear" w:color="auto" w:fill="FFFFFF"/>
        </w:rPr>
        <w:t>A</w:t>
      </w:r>
      <w:r w:rsidRPr="009365A4">
        <w:rPr>
          <w:rFonts w:ascii="Times New Roman" w:hAnsi="Times New Roman"/>
          <w:color w:val="222222"/>
          <w:sz w:val="24"/>
          <w:szCs w:val="24"/>
          <w:shd w:val="clear" w:color="auto" w:fill="FFFFFF"/>
        </w:rPr>
        <w:t>n integrative view of plant immunity. Current Opinion in Plant Biology. 62:102030.</w:t>
      </w:r>
    </w:p>
    <w:p w14:paraId="3F6A4F6B" w14:textId="77777777" w:rsidR="005A3B4C" w:rsidRPr="00BE6D4E" w:rsidRDefault="005A3B4C" w:rsidP="00BE6D4E">
      <w:pPr>
        <w:pStyle w:val="ListParagraph"/>
        <w:numPr>
          <w:ilvl w:val="0"/>
          <w:numId w:val="1"/>
        </w:numPr>
        <w:spacing w:line="480" w:lineRule="auto"/>
        <w:rPr>
          <w:rFonts w:ascii="Times New Roman" w:hAnsi="Times New Roman"/>
          <w:sz w:val="28"/>
          <w:szCs w:val="28"/>
        </w:rPr>
      </w:pPr>
      <w:r w:rsidRPr="00BE6D4E">
        <w:rPr>
          <w:rFonts w:ascii="Times New Roman" w:hAnsi="Times New Roman"/>
          <w:color w:val="333333"/>
          <w:sz w:val="24"/>
          <w:szCs w:val="24"/>
          <w:shd w:val="clear" w:color="auto" w:fill="FFFFFF"/>
        </w:rPr>
        <w:t>Zhou, Y., Mumtaz, M.A., Zhang, Y. </w:t>
      </w:r>
      <w:r w:rsidRPr="00BE6D4E">
        <w:rPr>
          <w:rFonts w:ascii="Times New Roman" w:hAnsi="Times New Roman"/>
          <w:i/>
          <w:iCs/>
          <w:color w:val="333333"/>
          <w:sz w:val="24"/>
          <w:szCs w:val="24"/>
          <w:shd w:val="clear" w:color="auto" w:fill="FFFFFF"/>
        </w:rPr>
        <w:t>et al.</w:t>
      </w:r>
      <w:r w:rsidRPr="00BE6D4E">
        <w:rPr>
          <w:rFonts w:ascii="Times New Roman" w:hAnsi="Times New Roman"/>
          <w:color w:val="333333"/>
          <w:sz w:val="24"/>
          <w:szCs w:val="24"/>
          <w:shd w:val="clear" w:color="auto" w:fill="FFFFFF"/>
        </w:rPr>
        <w:t> Response of anthocyanin biosynthesis to light by strand-specific transcriptome and miRNA analysis in </w:t>
      </w:r>
      <w:r w:rsidRPr="00BE6D4E">
        <w:rPr>
          <w:rFonts w:ascii="Times New Roman" w:hAnsi="Times New Roman"/>
          <w:i/>
          <w:iCs/>
          <w:color w:val="333333"/>
          <w:sz w:val="24"/>
          <w:szCs w:val="24"/>
          <w:shd w:val="clear" w:color="auto" w:fill="FFFFFF"/>
        </w:rPr>
        <w:t>Capsicum annuum</w:t>
      </w:r>
      <w:r w:rsidRPr="00BE6D4E">
        <w:rPr>
          <w:rFonts w:ascii="Times New Roman" w:hAnsi="Times New Roman"/>
          <w:color w:val="333333"/>
          <w:sz w:val="24"/>
          <w:szCs w:val="24"/>
          <w:shd w:val="clear" w:color="auto" w:fill="FFFFFF"/>
        </w:rPr>
        <w:t>. </w:t>
      </w:r>
      <w:r w:rsidRPr="00BE6D4E">
        <w:rPr>
          <w:rFonts w:ascii="Times New Roman" w:hAnsi="Times New Roman"/>
          <w:i/>
          <w:iCs/>
          <w:color w:val="333333"/>
          <w:sz w:val="24"/>
          <w:szCs w:val="24"/>
          <w:shd w:val="clear" w:color="auto" w:fill="FFFFFF"/>
        </w:rPr>
        <w:t>BMC Plant Biol</w:t>
      </w:r>
      <w:r w:rsidRPr="00BE6D4E">
        <w:rPr>
          <w:rFonts w:ascii="Times New Roman" w:hAnsi="Times New Roman"/>
          <w:color w:val="333333"/>
          <w:sz w:val="24"/>
          <w:szCs w:val="24"/>
          <w:shd w:val="clear" w:color="auto" w:fill="FFFFFF"/>
        </w:rPr>
        <w:t> </w:t>
      </w:r>
      <w:r w:rsidRPr="00BE6D4E">
        <w:rPr>
          <w:rFonts w:ascii="Times New Roman" w:hAnsi="Times New Roman"/>
          <w:b/>
          <w:bCs/>
          <w:color w:val="333333"/>
          <w:sz w:val="24"/>
          <w:szCs w:val="24"/>
          <w:shd w:val="clear" w:color="auto" w:fill="FFFFFF"/>
        </w:rPr>
        <w:t>22, </w:t>
      </w:r>
      <w:r w:rsidRPr="00BE6D4E">
        <w:rPr>
          <w:rFonts w:ascii="Times New Roman" w:hAnsi="Times New Roman"/>
          <w:color w:val="333333"/>
          <w:sz w:val="24"/>
          <w:szCs w:val="24"/>
          <w:shd w:val="clear" w:color="auto" w:fill="FFFFFF"/>
        </w:rPr>
        <w:t>79 (2022). https://doi.org/10.1186/s12870-021-03423-6</w:t>
      </w:r>
    </w:p>
    <w:p w14:paraId="6FD86F8D" w14:textId="77777777" w:rsidR="005A3B4C" w:rsidRPr="00BE6D4E" w:rsidRDefault="005A3B4C" w:rsidP="00E30159">
      <w:pPr>
        <w:spacing w:line="480" w:lineRule="auto"/>
        <w:ind w:left="180"/>
        <w:rPr>
          <w:color w:val="222222"/>
          <w:shd w:val="clear" w:color="auto" w:fill="FFFFFF"/>
        </w:rPr>
      </w:pP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FFE52" w14:textId="77777777" w:rsidR="006548E5" w:rsidRDefault="006548E5" w:rsidP="00094571">
      <w:r>
        <w:separator/>
      </w:r>
    </w:p>
  </w:endnote>
  <w:endnote w:type="continuationSeparator" w:id="0">
    <w:p w14:paraId="354CF60E" w14:textId="77777777" w:rsidR="006548E5" w:rsidRDefault="006548E5" w:rsidP="00094571">
      <w:r>
        <w:continuationSeparator/>
      </w:r>
    </w:p>
  </w:endnote>
  <w:endnote w:type="continuationNotice" w:id="1">
    <w:p w14:paraId="59A447A7" w14:textId="77777777" w:rsidR="006548E5" w:rsidRDefault="006548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D150E" w14:textId="77777777" w:rsidR="006548E5" w:rsidRDefault="006548E5" w:rsidP="00094571">
      <w:r>
        <w:separator/>
      </w:r>
    </w:p>
  </w:footnote>
  <w:footnote w:type="continuationSeparator" w:id="0">
    <w:p w14:paraId="5B4E5947" w14:textId="77777777" w:rsidR="006548E5" w:rsidRDefault="006548E5" w:rsidP="00094571">
      <w:r>
        <w:continuationSeparator/>
      </w:r>
    </w:p>
  </w:footnote>
  <w:footnote w:type="continuationNotice" w:id="1">
    <w:p w14:paraId="5EF5D3B5" w14:textId="77777777" w:rsidR="006548E5" w:rsidRDefault="006548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0514714">
    <w:abstractNumId w:val="3"/>
  </w:num>
  <w:num w:numId="2" w16cid:durableId="1388798100">
    <w:abstractNumId w:val="5"/>
  </w:num>
  <w:num w:numId="3" w16cid:durableId="1826625817">
    <w:abstractNumId w:val="0"/>
  </w:num>
  <w:num w:numId="4" w16cid:durableId="821388194">
    <w:abstractNumId w:val="6"/>
  </w:num>
  <w:num w:numId="5" w16cid:durableId="2051297719">
    <w:abstractNumId w:val="4"/>
  </w:num>
  <w:num w:numId="6" w16cid:durableId="1057239705">
    <w:abstractNumId w:val="7"/>
  </w:num>
  <w:num w:numId="7" w16cid:durableId="567962344">
    <w:abstractNumId w:val="2"/>
  </w:num>
  <w:num w:numId="8" w16cid:durableId="1487822876">
    <w:abstractNumId w:val="8"/>
  </w:num>
  <w:num w:numId="9" w16cid:durableId="2680080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673AC"/>
    <w:rsid w:val="00071557"/>
    <w:rsid w:val="0007491D"/>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07F2"/>
    <w:rsid w:val="000D1CA1"/>
    <w:rsid w:val="000D2B6A"/>
    <w:rsid w:val="000E5912"/>
    <w:rsid w:val="000E6EAD"/>
    <w:rsid w:val="000F0F3D"/>
    <w:rsid w:val="000F3C43"/>
    <w:rsid w:val="000F459B"/>
    <w:rsid w:val="000F5326"/>
    <w:rsid w:val="000F5A8D"/>
    <w:rsid w:val="00100EE2"/>
    <w:rsid w:val="00101367"/>
    <w:rsid w:val="00102D43"/>
    <w:rsid w:val="00105AF7"/>
    <w:rsid w:val="00107783"/>
    <w:rsid w:val="001101A3"/>
    <w:rsid w:val="00112BCE"/>
    <w:rsid w:val="00114C18"/>
    <w:rsid w:val="00114D08"/>
    <w:rsid w:val="001203CE"/>
    <w:rsid w:val="00122B73"/>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1310"/>
    <w:rsid w:val="001C3194"/>
    <w:rsid w:val="001C4BD7"/>
    <w:rsid w:val="001C5DBE"/>
    <w:rsid w:val="001C6189"/>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063"/>
    <w:rsid w:val="00216147"/>
    <w:rsid w:val="0021670E"/>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95CA5"/>
    <w:rsid w:val="002A0060"/>
    <w:rsid w:val="002A15DD"/>
    <w:rsid w:val="002A2E5C"/>
    <w:rsid w:val="002A5745"/>
    <w:rsid w:val="002A7D48"/>
    <w:rsid w:val="002B0816"/>
    <w:rsid w:val="002B3E6B"/>
    <w:rsid w:val="002B71CE"/>
    <w:rsid w:val="002C0820"/>
    <w:rsid w:val="002C2735"/>
    <w:rsid w:val="002C2EE4"/>
    <w:rsid w:val="002C6D1C"/>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37445"/>
    <w:rsid w:val="0034048C"/>
    <w:rsid w:val="0034127E"/>
    <w:rsid w:val="0034318D"/>
    <w:rsid w:val="00345A48"/>
    <w:rsid w:val="00351E6D"/>
    <w:rsid w:val="00353988"/>
    <w:rsid w:val="00354A06"/>
    <w:rsid w:val="00357099"/>
    <w:rsid w:val="0035782D"/>
    <w:rsid w:val="003607E3"/>
    <w:rsid w:val="003642E0"/>
    <w:rsid w:val="003666B0"/>
    <w:rsid w:val="00370400"/>
    <w:rsid w:val="00373ADD"/>
    <w:rsid w:val="00374A46"/>
    <w:rsid w:val="0037503A"/>
    <w:rsid w:val="00376160"/>
    <w:rsid w:val="00376DF9"/>
    <w:rsid w:val="00382388"/>
    <w:rsid w:val="003827D1"/>
    <w:rsid w:val="003842E4"/>
    <w:rsid w:val="00385AA7"/>
    <w:rsid w:val="00391A72"/>
    <w:rsid w:val="003940D4"/>
    <w:rsid w:val="003949E5"/>
    <w:rsid w:val="00396629"/>
    <w:rsid w:val="003A0B2C"/>
    <w:rsid w:val="003A0F1B"/>
    <w:rsid w:val="003A4D4D"/>
    <w:rsid w:val="003A515C"/>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1E7E"/>
    <w:rsid w:val="00443AB4"/>
    <w:rsid w:val="00443C68"/>
    <w:rsid w:val="004445D3"/>
    <w:rsid w:val="0045093A"/>
    <w:rsid w:val="00451816"/>
    <w:rsid w:val="004560B8"/>
    <w:rsid w:val="00456449"/>
    <w:rsid w:val="0045717A"/>
    <w:rsid w:val="004610BD"/>
    <w:rsid w:val="004619FB"/>
    <w:rsid w:val="00464209"/>
    <w:rsid w:val="00470AB4"/>
    <w:rsid w:val="00470F63"/>
    <w:rsid w:val="00471180"/>
    <w:rsid w:val="00474EDA"/>
    <w:rsid w:val="00482B82"/>
    <w:rsid w:val="00483F9B"/>
    <w:rsid w:val="00484C37"/>
    <w:rsid w:val="004862B4"/>
    <w:rsid w:val="00487F37"/>
    <w:rsid w:val="004903DF"/>
    <w:rsid w:val="004924AA"/>
    <w:rsid w:val="00492D51"/>
    <w:rsid w:val="00493A74"/>
    <w:rsid w:val="0049549A"/>
    <w:rsid w:val="00495FBF"/>
    <w:rsid w:val="004961B5"/>
    <w:rsid w:val="004965B8"/>
    <w:rsid w:val="00496850"/>
    <w:rsid w:val="00496FA2"/>
    <w:rsid w:val="004A326B"/>
    <w:rsid w:val="004A4D15"/>
    <w:rsid w:val="004B03D8"/>
    <w:rsid w:val="004B06D2"/>
    <w:rsid w:val="004B0B3D"/>
    <w:rsid w:val="004B2F9D"/>
    <w:rsid w:val="004B44A5"/>
    <w:rsid w:val="004B52C0"/>
    <w:rsid w:val="004C46D9"/>
    <w:rsid w:val="004C6921"/>
    <w:rsid w:val="004D0951"/>
    <w:rsid w:val="004D1F1A"/>
    <w:rsid w:val="004D1FDB"/>
    <w:rsid w:val="004D2B65"/>
    <w:rsid w:val="004D2C63"/>
    <w:rsid w:val="004D65E4"/>
    <w:rsid w:val="004E093A"/>
    <w:rsid w:val="004E1CF9"/>
    <w:rsid w:val="004E4093"/>
    <w:rsid w:val="004F045A"/>
    <w:rsid w:val="004F1C44"/>
    <w:rsid w:val="004F3F51"/>
    <w:rsid w:val="004F57B9"/>
    <w:rsid w:val="004F6600"/>
    <w:rsid w:val="00502972"/>
    <w:rsid w:val="00502C8C"/>
    <w:rsid w:val="00503E22"/>
    <w:rsid w:val="005054E5"/>
    <w:rsid w:val="00514650"/>
    <w:rsid w:val="00514D8D"/>
    <w:rsid w:val="00523917"/>
    <w:rsid w:val="00524037"/>
    <w:rsid w:val="00524C7F"/>
    <w:rsid w:val="005263A8"/>
    <w:rsid w:val="00526BD1"/>
    <w:rsid w:val="00526DB1"/>
    <w:rsid w:val="005278BA"/>
    <w:rsid w:val="00530567"/>
    <w:rsid w:val="00531DCA"/>
    <w:rsid w:val="0053401C"/>
    <w:rsid w:val="0053511D"/>
    <w:rsid w:val="00535E46"/>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3B4C"/>
    <w:rsid w:val="005A5AB5"/>
    <w:rsid w:val="005A7434"/>
    <w:rsid w:val="005B17CA"/>
    <w:rsid w:val="005B3BB8"/>
    <w:rsid w:val="005B4666"/>
    <w:rsid w:val="005C2487"/>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644"/>
    <w:rsid w:val="00611E16"/>
    <w:rsid w:val="00615908"/>
    <w:rsid w:val="006245F1"/>
    <w:rsid w:val="006338BC"/>
    <w:rsid w:val="00634FFD"/>
    <w:rsid w:val="00640BB3"/>
    <w:rsid w:val="00643309"/>
    <w:rsid w:val="00645592"/>
    <w:rsid w:val="00647775"/>
    <w:rsid w:val="00654366"/>
    <w:rsid w:val="006548E5"/>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1D82"/>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C65"/>
    <w:rsid w:val="00790E04"/>
    <w:rsid w:val="007915A1"/>
    <w:rsid w:val="00794487"/>
    <w:rsid w:val="00794EF1"/>
    <w:rsid w:val="00795303"/>
    <w:rsid w:val="0079643F"/>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67BA"/>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D7799"/>
    <w:rsid w:val="008E404F"/>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67D1E"/>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095"/>
    <w:rsid w:val="009E5130"/>
    <w:rsid w:val="009E682D"/>
    <w:rsid w:val="009F19EA"/>
    <w:rsid w:val="009F1DB7"/>
    <w:rsid w:val="009F3269"/>
    <w:rsid w:val="009F3F87"/>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E6D4E"/>
    <w:rsid w:val="00BF0E2E"/>
    <w:rsid w:val="00C00CE8"/>
    <w:rsid w:val="00C03521"/>
    <w:rsid w:val="00C039C2"/>
    <w:rsid w:val="00C057A1"/>
    <w:rsid w:val="00C115A8"/>
    <w:rsid w:val="00C1519B"/>
    <w:rsid w:val="00C1590A"/>
    <w:rsid w:val="00C16C9D"/>
    <w:rsid w:val="00C16F17"/>
    <w:rsid w:val="00C21599"/>
    <w:rsid w:val="00C26C9B"/>
    <w:rsid w:val="00C26F51"/>
    <w:rsid w:val="00C3258C"/>
    <w:rsid w:val="00C347CB"/>
    <w:rsid w:val="00C34AC2"/>
    <w:rsid w:val="00C513CE"/>
    <w:rsid w:val="00C51F6C"/>
    <w:rsid w:val="00C52A7B"/>
    <w:rsid w:val="00C54943"/>
    <w:rsid w:val="00C57BF0"/>
    <w:rsid w:val="00C604C6"/>
    <w:rsid w:val="00C62F64"/>
    <w:rsid w:val="00C63F48"/>
    <w:rsid w:val="00C671CE"/>
    <w:rsid w:val="00C735BC"/>
    <w:rsid w:val="00C74A82"/>
    <w:rsid w:val="00C75219"/>
    <w:rsid w:val="00C75A76"/>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31"/>
    <w:rsid w:val="00CC4798"/>
    <w:rsid w:val="00CC693D"/>
    <w:rsid w:val="00CD2B48"/>
    <w:rsid w:val="00CD5329"/>
    <w:rsid w:val="00CD5B51"/>
    <w:rsid w:val="00CE0C02"/>
    <w:rsid w:val="00CE2DE2"/>
    <w:rsid w:val="00CE3158"/>
    <w:rsid w:val="00CE4167"/>
    <w:rsid w:val="00CE47BF"/>
    <w:rsid w:val="00CE48F1"/>
    <w:rsid w:val="00CE5DFB"/>
    <w:rsid w:val="00CE7507"/>
    <w:rsid w:val="00CF0AA5"/>
    <w:rsid w:val="00CF3022"/>
    <w:rsid w:val="00CF4891"/>
    <w:rsid w:val="00CF4B5E"/>
    <w:rsid w:val="00CF553A"/>
    <w:rsid w:val="00CF5C09"/>
    <w:rsid w:val="00D00335"/>
    <w:rsid w:val="00D008A2"/>
    <w:rsid w:val="00D03441"/>
    <w:rsid w:val="00D03AE7"/>
    <w:rsid w:val="00D054B0"/>
    <w:rsid w:val="00D05D31"/>
    <w:rsid w:val="00D1154A"/>
    <w:rsid w:val="00D12F1B"/>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76699"/>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159"/>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75C52"/>
    <w:rsid w:val="00E80954"/>
    <w:rsid w:val="00E820D9"/>
    <w:rsid w:val="00E8322D"/>
    <w:rsid w:val="00E85CDE"/>
    <w:rsid w:val="00E87A3A"/>
    <w:rsid w:val="00E904C4"/>
    <w:rsid w:val="00E908E0"/>
    <w:rsid w:val="00E9158D"/>
    <w:rsid w:val="00E918F4"/>
    <w:rsid w:val="00E91A5E"/>
    <w:rsid w:val="00E93A88"/>
    <w:rsid w:val="00E93C9E"/>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47D58"/>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B4C"/>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1850696">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581182055">
      <w:bodyDiv w:val="1"/>
      <w:marLeft w:val="0"/>
      <w:marRight w:val="0"/>
      <w:marTop w:val="0"/>
      <w:marBottom w:val="0"/>
      <w:divBdr>
        <w:top w:val="none" w:sz="0" w:space="0" w:color="auto"/>
        <w:left w:val="none" w:sz="0" w:space="0" w:color="auto"/>
        <w:bottom w:val="none" w:sz="0" w:space="0" w:color="auto"/>
        <w:right w:val="none" w:sz="0" w:space="0" w:color="auto"/>
      </w:divBdr>
      <w:divsChild>
        <w:div w:id="55277534">
          <w:marLeft w:val="0"/>
          <w:marRight w:val="0"/>
          <w:marTop w:val="0"/>
          <w:marBottom w:val="0"/>
          <w:divBdr>
            <w:top w:val="none" w:sz="0" w:space="0" w:color="auto"/>
            <w:left w:val="none" w:sz="0" w:space="0" w:color="auto"/>
            <w:bottom w:val="none" w:sz="0" w:space="0" w:color="auto"/>
            <w:right w:val="none" w:sz="0" w:space="0" w:color="auto"/>
          </w:divBdr>
          <w:divsChild>
            <w:div w:id="1177960022">
              <w:marLeft w:val="0"/>
              <w:marRight w:val="0"/>
              <w:marTop w:val="0"/>
              <w:marBottom w:val="0"/>
              <w:divBdr>
                <w:top w:val="none" w:sz="0" w:space="0" w:color="auto"/>
                <w:left w:val="none" w:sz="0" w:space="0" w:color="auto"/>
                <w:bottom w:val="none" w:sz="0" w:space="0" w:color="auto"/>
                <w:right w:val="none" w:sz="0" w:space="0" w:color="auto"/>
              </w:divBdr>
              <w:divsChild>
                <w:div w:id="15449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847990004">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371/journal.ppat.1002137" TargetMode="External"/><Relationship Id="rId26" Type="http://schemas.openxmlformats.org/officeDocument/2006/relationships/hyperlink" Target="https://apsjournals.apsnet.org/doi/10.1094/PHP-2011-0323-02-RS" TargetMode="External"/><Relationship Id="rId21" Type="http://schemas.openxmlformats.org/officeDocument/2006/relationships/hyperlink" Target="https://doi.org/10.3389/fmicb.2020.00419" TargetMode="External"/><Relationship Id="rId34" Type="http://schemas.openxmlformats.org/officeDocument/2006/relationships/hyperlink" Target="https://doi.org/10.1038/nature1015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371/journal.pone.0073469" TargetMode="External"/><Relationship Id="rId25" Type="http://schemas.openxmlformats.org/officeDocument/2006/relationships/hyperlink" Target="https://apsjournals.apsnet.org/doi/10.1094/PHP-2011-0323-02-RS" TargetMode="External"/><Relationship Id="rId33" Type="http://schemas.openxmlformats.org/officeDocument/2006/relationships/hyperlink" Target="https://doi.org/10.1094/PHP-2011-0323-02-RS" TargetMode="External"/><Relationship Id="rId2" Type="http://schemas.openxmlformats.org/officeDocument/2006/relationships/numbering" Target="numbering.xml"/><Relationship Id="rId16" Type="http://schemas.openxmlformats.org/officeDocument/2006/relationships/hyperlink" Target="https://doi.org/10.1094/MPMI-03-21-0063-R" TargetMode="External"/><Relationship Id="rId20" Type="http://schemas.openxmlformats.org/officeDocument/2006/relationships/hyperlink" Target="https://doi.org/10.3389/fpls.2015.00428" TargetMode="External"/><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sjournals.apsnet.org/doi/10.1094/PHP-2011-0323-02-RS" TargetMode="External"/><Relationship Id="rId32" Type="http://schemas.openxmlformats.org/officeDocument/2006/relationships/hyperlink" Target="https://apsjournals.apsnet.org/doi/10.1094/PHP-2011-0323-02-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psnet.org/edcenter/intropp/lessons/fungi/ascomycetes/Pages/VerticilliumWilt.aspx" TargetMode="External"/><Relationship Id="rId23" Type="http://schemas.openxmlformats.org/officeDocument/2006/relationships/hyperlink" Target="https://doi.org/10.1111/nph.15567" TargetMode="External"/><Relationship Id="rId28" Type="http://schemas.openxmlformats.org/officeDocument/2006/relationships/hyperlink" Target="https://apsjournals.apsnet.org/doi/10.1094/PHP-2011-0323-02-RS" TargetMode="External"/><Relationship Id="rId36" Type="http://schemas.microsoft.com/office/2011/relationships/people" Target="people.xml"/><Relationship Id="rId10" Type="http://schemas.openxmlformats.org/officeDocument/2006/relationships/image" Target="media/image3.tiff"/><Relationship Id="rId19" Type="http://schemas.openxmlformats.org/officeDocument/2006/relationships/hyperlink" Target="https://doi.org/10.1186/1471-2164-14-852" TargetMode="External"/><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yperlink" Target="https://doi.org/10.1111/nph.15567"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531E-1162-4E5C-9964-C265C927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36</Pages>
  <Words>8257</Words>
  <Characters>47066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55213</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13</cp:revision>
  <dcterms:created xsi:type="dcterms:W3CDTF">2022-04-01T03:38:00Z</dcterms:created>
  <dcterms:modified xsi:type="dcterms:W3CDTF">2022-04-20T17:58:00Z</dcterms:modified>
</cp:coreProperties>
</file>