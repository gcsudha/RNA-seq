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r>
        <w:rPr>
          <w:b/>
          <w:sz w:val="28"/>
          <w:szCs w:val="28"/>
        </w:rPr>
        <w:t>Abstract</w:t>
      </w:r>
      <w:commentRangeEnd w:id="1"/>
      <w:r w:rsidR="00E626DA">
        <w:rPr>
          <w:rStyle w:val="CommentReference"/>
          <w:rFonts w:ascii="Arial" w:eastAsia="Arial" w:hAnsi="Arial" w:cs="Arial"/>
          <w:lang w:val="en"/>
        </w:rPr>
        <w:commentReference w:id="1"/>
      </w:r>
    </w:p>
    <w:p w14:paraId="798A9238" w14:textId="5DEA4473"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ins w:id="2" w:author="G C Upadhaya, Sudha" w:date="2021-10-30T11:02:00Z">
        <w:r w:rsidR="007347BE">
          <w:t xml:space="preserve">host and </w:t>
        </w:r>
      </w:ins>
      <w:r w:rsidR="00353988">
        <w:rPr>
          <w:i/>
          <w:iCs/>
        </w:rPr>
        <w:t xml:space="preserve">V. </w:t>
      </w:r>
      <w:proofErr w:type="spellStart"/>
      <w:r w:rsidR="00353988">
        <w:rPr>
          <w:i/>
          <w:iCs/>
        </w:rPr>
        <w:t>dahliae</w:t>
      </w:r>
      <w:proofErr w:type="spellEnd"/>
      <w:r w:rsidR="00353988">
        <w:rPr>
          <w:i/>
          <w:iCs/>
        </w:rPr>
        <w:t xml:space="preserve"> </w:t>
      </w:r>
      <w:del w:id="3" w:author="G C Upadhaya, Sudha" w:date="2021-10-30T11:02:00Z">
        <w:r w:rsidR="00353988" w:rsidDel="007347BE">
          <w:delText>and hos</w:delText>
        </w:r>
      </w:del>
      <w:del w:id="4" w:author="G C Upadhaya, Sudha" w:date="2021-10-30T11:03:00Z">
        <w:r w:rsidR="00353988" w:rsidDel="007347BE">
          <w:delText>t</w:delText>
        </w:r>
        <w:r w:rsidR="00353988" w:rsidDel="00151065">
          <w:delText xml:space="preserve"> </w:delText>
        </w:r>
      </w:del>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w:t>
      </w:r>
      <w:commentRangeStart w:id="5"/>
      <w:r>
        <w:t>Potato</w:t>
      </w:r>
      <w:commentRangeEnd w:id="5"/>
      <w:r w:rsidR="00370400">
        <w:rPr>
          <w:rStyle w:val="CommentReference"/>
          <w:rFonts w:ascii="Arial" w:eastAsia="Arial" w:hAnsi="Arial" w:cs="Arial"/>
          <w:lang w:val="en"/>
        </w:rPr>
        <w:commentReference w:id="5"/>
      </w:r>
      <w:r>
        <w:t xml:space="preserve">,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6"/>
      <w:r w:rsidR="009A00C9">
        <w:rPr>
          <w:color w:val="222222"/>
          <w:shd w:val="clear" w:color="auto" w:fill="FFFFFF"/>
        </w:rPr>
        <w:t>transcription factor activity, protein and RNA binding, and carbon fixation</w:t>
      </w:r>
      <w:commentRangeEnd w:id="6"/>
      <w:r w:rsidR="00982B1F">
        <w:rPr>
          <w:rStyle w:val="CommentReference"/>
          <w:rFonts w:ascii="Arial" w:eastAsia="Arial" w:hAnsi="Arial" w:cs="Arial"/>
          <w:lang w:val="en"/>
        </w:rPr>
        <w:commentReference w:id="6"/>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ins w:id="7" w:author="G C Upadhaya, Sudha" w:date="2021-10-30T17:45:00Z">
        <w:r w:rsidR="002E4095">
          <w:rPr>
            <w:color w:val="222222"/>
            <w:shd w:val="clear" w:color="auto" w:fill="FFFFFF"/>
          </w:rPr>
          <w:t>two</w:t>
        </w:r>
      </w:ins>
      <w:del w:id="8" w:author="G C Upadhaya, Sudha" w:date="2021-10-30T17:45:00Z">
        <w:r w:rsidR="00923AC1" w:rsidDel="002E4095">
          <w:rPr>
            <w:color w:val="222222"/>
            <w:shd w:val="clear" w:color="auto" w:fill="FFFFFF"/>
          </w:rPr>
          <w:delText>2</w:delText>
        </w:r>
      </w:del>
      <w:r w:rsidR="00923AC1">
        <w:rPr>
          <w:color w:val="222222"/>
          <w:shd w:val="clear" w:color="auto" w:fill="FFFFFF"/>
        </w:rPr>
        <w:t xml:space="preserve"> DEGs were detected between isolates within a </w:t>
      </w:r>
      <w:commentRangeStart w:id="9"/>
      <w:r w:rsidR="00923AC1">
        <w:rPr>
          <w:color w:val="222222"/>
          <w:shd w:val="clear" w:color="auto" w:fill="FFFFFF"/>
        </w:rPr>
        <w:t xml:space="preserve">host. </w:t>
      </w:r>
      <w:commentRangeEnd w:id="9"/>
      <w:r w:rsidR="00B50C0F">
        <w:rPr>
          <w:rStyle w:val="CommentReference"/>
          <w:rFonts w:ascii="Arial" w:eastAsia="Arial" w:hAnsi="Arial" w:cs="Arial"/>
          <w:lang w:val="en"/>
        </w:rPr>
        <w:commentReference w:id="9"/>
      </w:r>
      <w:r w:rsidR="00923AC1">
        <w:rPr>
          <w:color w:val="222222"/>
          <w:shd w:val="clear" w:color="auto" w:fill="FFFFFF"/>
        </w:rPr>
        <w:t xml:space="preserve">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ins w:id="10" w:author="G C Upadhaya, Sudha" w:date="2021-10-30T11:20:00Z">
        <w:r w:rsidR="00F57A61" w:rsidRPr="00F57A61">
          <w:rPr>
            <w:i/>
            <w:iCs/>
            <w:color w:val="222222"/>
            <w:shd w:val="clear" w:color="auto" w:fill="FFFFFF"/>
            <w:rPrChange w:id="11" w:author="G C Upadhaya, Sudha" w:date="2021-10-30T11:20:00Z">
              <w:rPr>
                <w:color w:val="222222"/>
                <w:shd w:val="clear" w:color="auto" w:fill="FFFFFF"/>
              </w:rPr>
            </w:rPrChange>
          </w:rPr>
          <w:t xml:space="preserve">V. </w:t>
        </w:r>
        <w:proofErr w:type="spellStart"/>
        <w:r w:rsidR="00F57A61" w:rsidRPr="00F57A61">
          <w:rPr>
            <w:i/>
            <w:iCs/>
            <w:color w:val="222222"/>
            <w:shd w:val="clear" w:color="auto" w:fill="FFFFFF"/>
            <w:rPrChange w:id="12" w:author="G C Upadhaya, Sudha" w:date="2021-10-30T11:20:00Z">
              <w:rPr>
                <w:color w:val="222222"/>
                <w:shd w:val="clear" w:color="auto" w:fill="FFFFFF"/>
              </w:rPr>
            </w:rPrChange>
          </w:rPr>
          <w:t>dahliae</w:t>
        </w:r>
        <w:proofErr w:type="spellEnd"/>
        <w:r w:rsidR="00F57A61">
          <w:rPr>
            <w:color w:val="222222"/>
            <w:shd w:val="clear" w:color="auto" w:fill="FFFFFF"/>
          </w:rPr>
          <w:t xml:space="preserve"> </w:t>
        </w:r>
      </w:ins>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xml:space="preserve">, </w:t>
      </w:r>
      <w:r w:rsidR="00D72C50">
        <w:rPr>
          <w:color w:val="222222"/>
          <w:shd w:val="clear" w:color="auto" w:fill="FFFFFF"/>
        </w:rPr>
        <w:lastRenderedPageBreak/>
        <w:t>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w:t>
      </w:r>
      <w:r>
        <w:rPr>
          <w:highlight w:val="white"/>
        </w:rPr>
        <w:lastRenderedPageBreak/>
        <w:t xml:space="preserve">(DEG)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 xml:space="preserve">isolate 653 </w:t>
      </w:r>
      <w:r>
        <w:lastRenderedPageBreak/>
        <w:t>(</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ins w:id="13" w:author="G C Upadhaya, Sudha" w:date="2021-10-30T18:09:00Z">
        <w:r w:rsidR="00D5270D">
          <w:t>ed</w:t>
        </w:r>
      </w:ins>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lastRenderedPageBreak/>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ins w:id="14" w:author="G C Upadhaya, Sudha" w:date="2021-10-30T18:12:00Z">
        <w:r w:rsidR="00436130">
          <w:rPr>
            <w:color w:val="333333"/>
            <w:highlight w:val="white"/>
          </w:rPr>
          <w:t xml:space="preserve">were </w:t>
        </w:r>
      </w:ins>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1439EF">
        <w:rPr>
          <w:i/>
          <w:iCs/>
          <w:color w:val="333333"/>
          <w:highlight w:val="white"/>
          <w:rPrChange w:id="15" w:author="G C Upadhaya, Sudha" w:date="2021-10-30T18:12:00Z">
            <w:rPr>
              <w:color w:val="333333"/>
              <w:highlight w:val="white"/>
            </w:rPr>
          </w:rPrChang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0DC553A1"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expression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1E0302">
      <w:pPr>
        <w:spacing w:line="480" w:lineRule="auto"/>
        <w:ind w:firstLine="720"/>
        <w:jc w:val="both"/>
        <w:rPr>
          <w:color w:val="202020"/>
          <w:highlight w:val="white"/>
        </w:rPr>
      </w:pPr>
      <w:r>
        <w:rPr>
          <w:color w:val="202020"/>
          <w:highlight w:val="white"/>
        </w:rPr>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xml:space="preserve">, and KOG </w:t>
      </w:r>
      <w:r>
        <w:rPr>
          <w:color w:val="202020"/>
          <w:highlight w:val="white"/>
        </w:rPr>
        <w:lastRenderedPageBreak/>
        <w:t>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3940D4">
        <w:rPr>
          <w:rPrChange w:id="16" w:author="G C Upadhaya, Sudha" w:date="2021-10-30T18:22:00Z">
            <w:rPr>
              <w:rFonts w:ascii="Arial" w:hAnsi="Arial" w:cs="Arial"/>
            </w:rPr>
          </w:rPrChange>
        </w:rPr>
        <w:t xml:space="preserve">content, amplicon size of </w:t>
      </w:r>
      <w:commentRangeStart w:id="17"/>
      <w:r w:rsidRPr="003940D4">
        <w:rPr>
          <w:rPrChange w:id="18" w:author="G C Upadhaya, Sudha" w:date="2021-10-30T18:22:00Z">
            <w:rPr>
              <w:rFonts w:ascii="Arial" w:hAnsi="Arial" w:cs="Arial"/>
            </w:rPr>
          </w:rPrChange>
        </w:rPr>
        <w:t>70-180 bp</w:t>
      </w:r>
      <w:r w:rsidRPr="001421F5">
        <w:rPr>
          <w:rFonts w:ascii="Arial" w:hAnsi="Arial" w:cs="Arial"/>
        </w:rPr>
        <w:t xml:space="preserve"> </w:t>
      </w:r>
      <w:commentRangeEnd w:id="17"/>
      <w:r w:rsidR="00A33237">
        <w:rPr>
          <w:rStyle w:val="CommentReference"/>
          <w:rFonts w:ascii="Arial" w:eastAsia="Arial" w:hAnsi="Arial" w:cs="Arial"/>
          <w:lang w:val="en"/>
        </w:rPr>
        <w:lastRenderedPageBreak/>
        <w:commentReference w:id="17"/>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To confirm the direction of fold 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w:t>
      </w:r>
      <w:r>
        <w:lastRenderedPageBreak/>
        <w:t xml:space="preserve">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w:t>
      </w:r>
      <w:r>
        <w:rPr>
          <w:highlight w:val="white"/>
        </w:rPr>
        <w:lastRenderedPageBreak/>
        <w:t xml:space="preserve">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539940A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258FB500" w:rsidR="00BB0E2E" w:rsidRPr="00695C27" w:rsidRDefault="00DC5800" w:rsidP="0073486D">
      <w:pPr>
        <w:spacing w:line="480" w:lineRule="auto"/>
        <w:ind w:firstLine="720"/>
        <w:jc w:val="both"/>
        <w:rPr>
          <w:highlight w:val="white"/>
        </w:rPr>
      </w:pPr>
      <w:r>
        <w:rPr>
          <w:highlight w:val="white"/>
        </w:rPr>
        <w:t xml:space="preserve">Finally, 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w:t>
      </w:r>
      <w:commentRangeStart w:id="19"/>
      <w:r w:rsidR="00872F69">
        <w:rPr>
          <w:highlight w:val="white"/>
        </w:rPr>
        <w:t>27 or 44%</w:t>
      </w:r>
      <w:commentRangeEnd w:id="19"/>
      <w:r w:rsidR="00991283">
        <w:rPr>
          <w:rStyle w:val="CommentReference"/>
          <w:rFonts w:ascii="Arial" w:eastAsia="Arial" w:hAnsi="Arial" w:cs="Arial"/>
          <w:lang w:val="en"/>
        </w:rPr>
        <w:commentReference w:id="19"/>
      </w:r>
      <w:r w:rsidR="00872F69">
        <w:rPr>
          <w:highlight w:val="white"/>
        </w:rPr>
        <w:t xml:space="preserve"> were detected between the asymptomatic host, brown mustard, and a symptomatic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lastRenderedPageBreak/>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111 recovered from peppermint and compared to 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w:t>
      </w:r>
      <w:r w:rsidR="00990D18" w:rsidRPr="00DD5525">
        <w:lastRenderedPageBreak/>
        <w:t xml:space="preserve">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58D813A" w:rsidR="00741205" w:rsidRDefault="00990D18" w:rsidP="00741205">
      <w:pPr>
        <w:spacing w:line="480" w:lineRule="auto"/>
        <w:ind w:firstLine="720"/>
        <w:rPr>
          <w:color w:val="0E101A"/>
        </w:rPr>
      </w:pPr>
      <w:r w:rsidRPr="00830DD7">
        <w:rPr>
          <w:color w:val="0E101A"/>
        </w:rPr>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 xml:space="preserve">A similar pattern was </w:t>
      </w:r>
      <w:r w:rsidR="00897BB3" w:rsidRPr="00830DD7">
        <w:rPr>
          <w:color w:val="0E101A"/>
        </w:rPr>
        <w:lastRenderedPageBreak/>
        <w:t>observed in peppermint as well.</w:t>
      </w:r>
      <w:ins w:id="20" w:author="G C Upadhaya, Sudha" w:date="2021-10-30T18:55:00Z">
        <w:r w:rsidR="007A4597">
          <w:rPr>
            <w:color w:val="0E101A"/>
          </w:rPr>
          <w:t xml:space="preserve"> For </w:t>
        </w:r>
        <w:proofErr w:type="gramStart"/>
        <w:r w:rsidR="007A4597">
          <w:rPr>
            <w:color w:val="0E101A"/>
          </w:rPr>
          <w:t xml:space="preserve">peppermint, </w:t>
        </w:r>
      </w:ins>
      <w:r w:rsidR="00E820D9">
        <w:rPr>
          <w:color w:val="0E101A"/>
        </w:rPr>
        <w:t xml:space="preserve"> </w:t>
      </w:r>
      <w:r w:rsidR="00897BB3">
        <w:rPr>
          <w:color w:val="0E101A"/>
        </w:rPr>
        <w:t>DEGs</w:t>
      </w:r>
      <w:proofErr w:type="gramEnd"/>
      <w:r w:rsidR="00897BB3">
        <w:rPr>
          <w:color w:val="0E101A"/>
        </w:rPr>
        <w:t xml:space="preserve">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5678E324"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ins w:id="21" w:author="G C Upadhaya, Sudha" w:date="2021-10-30T19:00:00Z">
        <w:r w:rsidR="00CC2664">
          <w:rPr>
            <w:color w:val="0E101A"/>
          </w:rPr>
          <w:t>n</w:t>
        </w:r>
      </w:ins>
      <w:del w:id="22" w:author="G C Upadhaya, Sudha" w:date="2021-10-30T19:00:00Z">
        <w:r w:rsidDel="00CC2664">
          <w:rPr>
            <w:color w:val="0E101A"/>
          </w:rPr>
          <w:delText>f</w:delText>
        </w:r>
      </w:del>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lastRenderedPageBreak/>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23"/>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23"/>
      <w:r w:rsidR="00970806">
        <w:rPr>
          <w:rStyle w:val="CommentReference"/>
        </w:rPr>
        <w:commentReference w:id="23"/>
      </w:r>
    </w:p>
    <w:p w14:paraId="4375075F" w14:textId="48FAAA41"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commentRangeStart w:id="24"/>
      <w:commentRangeStart w:id="25"/>
      <w:r w:rsidR="00F0319F">
        <w:rPr>
          <w:color w:val="0E101A"/>
        </w:rPr>
        <w:t xml:space="preserve">differentially </w:t>
      </w:r>
      <w:r w:rsidR="00F4032F">
        <w:rPr>
          <w:color w:val="0E101A"/>
        </w:rPr>
        <w:t xml:space="preserve">upregulated </w:t>
      </w:r>
      <w:commentRangeEnd w:id="24"/>
      <w:r w:rsidR="00A57CB0">
        <w:rPr>
          <w:rStyle w:val="CommentReference"/>
          <w:rFonts w:ascii="Arial" w:eastAsia="Arial" w:hAnsi="Arial" w:cs="Arial"/>
          <w:lang w:val="en"/>
        </w:rPr>
        <w:commentReference w:id="24"/>
      </w:r>
      <w:commentRangeEnd w:id="25"/>
      <w:r w:rsidR="00391A72">
        <w:rPr>
          <w:rStyle w:val="CommentReference"/>
          <w:rFonts w:ascii="Arial" w:eastAsia="Arial" w:hAnsi="Arial" w:cs="Arial"/>
          <w:lang w:val="en"/>
        </w:rPr>
        <w:commentReference w:id="25"/>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26"/>
      <w:r>
        <w:rPr>
          <w:color w:val="0E101A"/>
        </w:rPr>
        <w:lastRenderedPageBreak/>
        <w:t>For peppermint…</w:t>
      </w:r>
      <w:commentRangeEnd w:id="26"/>
      <w:r>
        <w:rPr>
          <w:rStyle w:val="CommentReference"/>
        </w:rPr>
        <w:commentReference w:id="26"/>
      </w:r>
    </w:p>
    <w:p w14:paraId="0EBCA55F" w14:textId="4518C4CB" w:rsidR="00A601EE" w:rsidDel="00C75219" w:rsidRDefault="00414BAE" w:rsidP="00567591">
      <w:pPr>
        <w:spacing w:line="480" w:lineRule="auto"/>
        <w:ind w:firstLine="720"/>
        <w:rPr>
          <w:del w:id="27" w:author="G C Upadhaya, Sudha" w:date="2021-10-30T07:55:00Z"/>
          <w:iCs/>
          <w:color w:val="0E101A"/>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28"/>
      <w:r>
        <w:rPr>
          <w:iCs/>
          <w:color w:val="0E101A"/>
        </w:rPr>
        <w:t>peppermint</w:t>
      </w:r>
      <w:commentRangeEnd w:id="28"/>
      <w:r w:rsidR="00291F99">
        <w:rPr>
          <w:rStyle w:val="CommentReference"/>
        </w:rPr>
        <w:commentReference w:id="28"/>
      </w:r>
      <w:r>
        <w:rPr>
          <w:iCs/>
          <w:color w:val="0E101A"/>
        </w:rPr>
        <w:t>.</w:t>
      </w:r>
      <w:del w:id="29" w:author="G C Upadhaya, Sudha" w:date="2021-10-30T07:55:00Z">
        <w:r w:rsidDel="00C75219">
          <w:rPr>
            <w:iCs/>
            <w:color w:val="0E101A"/>
          </w:rPr>
          <w:delText xml:space="preserve"> </w:delText>
        </w:r>
      </w:del>
    </w:p>
    <w:p w14:paraId="5DF9FCBE" w14:textId="57670720" w:rsidR="00D44044" w:rsidRPr="00FD6969" w:rsidRDefault="00D44044" w:rsidP="00C75219">
      <w:pPr>
        <w:spacing w:line="480" w:lineRule="auto"/>
        <w:ind w:firstLine="720"/>
        <w:rPr>
          <w:color w:val="000000"/>
        </w:rPr>
      </w:pPr>
    </w:p>
    <w:p w14:paraId="5A61E501" w14:textId="685DB42F" w:rsidR="00D44044" w:rsidRDefault="0021510F">
      <w:pPr>
        <w:rPr>
          <w:ins w:id="30" w:author="G C Upadhaya, Sudha" w:date="2021-10-30T19:07:00Z"/>
          <w:b/>
          <w:sz w:val="28"/>
          <w:szCs w:val="28"/>
        </w:rPr>
      </w:pPr>
      <w:r>
        <w:rPr>
          <w:b/>
          <w:sz w:val="28"/>
          <w:szCs w:val="28"/>
        </w:rPr>
        <w:t>Discussion</w:t>
      </w:r>
    </w:p>
    <w:p w14:paraId="50712DDA" w14:textId="77777777" w:rsidR="00662E7C" w:rsidRDefault="00662E7C">
      <w:pPr>
        <w:rPr>
          <w:b/>
          <w:sz w:val="28"/>
          <w:szCs w:val="28"/>
        </w:rPr>
      </w:pPr>
    </w:p>
    <w:p w14:paraId="79E0D2BA" w14:textId="1EFF98C3" w:rsidR="00B903B1" w:rsidRPr="00B35AA6" w:rsidRDefault="00B903B1" w:rsidP="00BE2DE2">
      <w:pPr>
        <w:spacing w:line="480" w:lineRule="auto"/>
        <w:rPr>
          <w:bCs/>
        </w:rPr>
      </w:pPr>
      <w:r>
        <w:rPr>
          <w:bCs/>
        </w:rPr>
        <w:tab/>
        <w:t>Verticillium wilts are problematic diseases for many plant species in temperat</w:t>
      </w:r>
      <w:ins w:id="31" w:author="G C Upadhaya, Sudha" w:date="2021-10-30T07:57:00Z">
        <w:r w:rsidR="00787C58">
          <w:rPr>
            <w:bCs/>
          </w:rPr>
          <w:t>e</w:t>
        </w:r>
      </w:ins>
      <w:del w:id="32" w:author="G C Upadhaya, Sudha" w:date="2021-10-30T07:57:00Z">
        <w:r w:rsidDel="00662B65">
          <w:rPr>
            <w:bCs/>
          </w:rPr>
          <w:delText>ure</w:delText>
        </w:r>
      </w:del>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33"/>
      <w:r w:rsidR="00846978">
        <w:rPr>
          <w:bCs/>
        </w:rPr>
        <w:t xml:space="preserve">(ii) </w:t>
      </w:r>
      <w:r w:rsidR="00846978">
        <w:rPr>
          <w:bCs/>
        </w:rPr>
        <w:lastRenderedPageBreak/>
        <w:t xml:space="preserve">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33"/>
      <w:r w:rsidR="007B3388">
        <w:rPr>
          <w:rStyle w:val="CommentReference"/>
          <w:rFonts w:ascii="Arial" w:eastAsia="Arial" w:hAnsi="Arial" w:cs="Arial"/>
          <w:lang w:val="en"/>
        </w:rPr>
        <w:commentReference w:id="33"/>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40953F3" w:rsidR="00A57A1F" w:rsidRPr="00771D1C" w:rsidRDefault="00502C8C">
      <w:pPr>
        <w:spacing w:line="480" w:lineRule="auto"/>
        <w:ind w:firstLine="720"/>
        <w:rPr>
          <w:bCs/>
        </w:rPr>
      </w:pPr>
      <w:commentRangeStart w:id="34"/>
      <w:r>
        <w:rPr>
          <w:bCs/>
        </w:rPr>
        <w:t>P</w:t>
      </w:r>
      <w:r w:rsidR="00E500CC">
        <w:rPr>
          <w:bCs/>
        </w:rPr>
        <w:t>otato and brown mustard also</w:t>
      </w:r>
      <w:r w:rsidR="008D6BE2">
        <w:rPr>
          <w:bCs/>
        </w:rPr>
        <w:t xml:space="preserve"> produced transcripts </w:t>
      </w:r>
      <w:commentRangeEnd w:id="34"/>
      <w:r w:rsidR="00C513CE">
        <w:rPr>
          <w:rStyle w:val="CommentReference"/>
          <w:rFonts w:ascii="Arial" w:eastAsia="Arial" w:hAnsi="Arial" w:cs="Arial"/>
          <w:lang w:val="en"/>
        </w:rPr>
        <w:commentReference w:id="34"/>
      </w:r>
      <w:r w:rsidR="008D6BE2">
        <w:rPr>
          <w:bCs/>
        </w:rPr>
        <w:t>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commentRangeStart w:id="35"/>
      <w:r w:rsidR="00E500CC">
        <w:rPr>
          <w:bCs/>
        </w:rPr>
        <w:t>The absence of</w:t>
      </w:r>
      <w:commentRangeEnd w:id="35"/>
      <w:r w:rsidR="005C28DF">
        <w:rPr>
          <w:rStyle w:val="CommentReference"/>
          <w:rFonts w:ascii="Arial" w:eastAsia="Arial" w:hAnsi="Arial" w:cs="Arial"/>
          <w:lang w:val="en"/>
        </w:rPr>
        <w:commentReference w:id="35"/>
      </w:r>
      <w:r w:rsidR="00E500CC">
        <w:rPr>
          <w:bCs/>
        </w:rPr>
        <w:t xml:space="preserve"> </w:t>
      </w:r>
      <w:ins w:id="36" w:author="G C Upadhaya, Sudha" w:date="2021-10-29T08:10:00Z">
        <w:r w:rsidR="003A0F1B">
          <w:rPr>
            <w:bCs/>
          </w:rPr>
          <w:t>differentially expressed</w:t>
        </w:r>
        <w:r w:rsidR="00E500CC">
          <w:rPr>
            <w:bCs/>
          </w:rPr>
          <w:t xml:space="preserve"> </w:t>
        </w:r>
      </w:ins>
      <w:r w:rsidR="00E500CC">
        <w:rPr>
          <w:bCs/>
        </w:rPr>
        <w:t xml:space="preserve">PRR transcripts in peppermint plants can be explained in several ways. First, </w:t>
      </w:r>
      <w:r w:rsidR="000A1A79">
        <w:rPr>
          <w:bCs/>
        </w:rPr>
        <w:t xml:space="preserve">although </w:t>
      </w:r>
      <w:commentRangeStart w:id="37"/>
      <w:r w:rsidR="00E500CC">
        <w:rPr>
          <w:bCs/>
        </w:rPr>
        <w:t xml:space="preserve">it is possible that </w:t>
      </w:r>
      <w:r w:rsidR="00DA0150">
        <w:rPr>
          <w:bCs/>
        </w:rPr>
        <w:t xml:space="preserve">peppermint plants were not </w:t>
      </w:r>
      <w:r w:rsidR="00DA0150">
        <w:rPr>
          <w:bCs/>
        </w:rPr>
        <w:lastRenderedPageBreak/>
        <w:t>infected</w:t>
      </w:r>
      <w:r w:rsidR="000A1A79">
        <w:rPr>
          <w:bCs/>
        </w:rPr>
        <w:t>,</w:t>
      </w:r>
      <w:commentRangeEnd w:id="37"/>
      <w:r w:rsidR="003A0F1B">
        <w:rPr>
          <w:rStyle w:val="CommentReference"/>
          <w:rFonts w:ascii="Arial" w:eastAsia="Arial" w:hAnsi="Arial" w:cs="Arial"/>
          <w:lang w:val="en"/>
        </w:rPr>
        <w:commentReference w:id="37"/>
      </w:r>
      <w:r w:rsidR="000A1A79">
        <w:rPr>
          <w:bCs/>
        </w:rPr>
        <w:t xml:space="preserve">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w:t>
      </w:r>
      <w:commentRangeStart w:id="38"/>
      <w:r w:rsidR="00DA0150">
        <w:rPr>
          <w:bCs/>
        </w:rPr>
        <w:t>PTI by sampling too early or late in the infection process. This seems possible given that we sampled after t</w:t>
      </w:r>
      <w:commentRangeEnd w:id="38"/>
      <w:r w:rsidR="00195AB1">
        <w:rPr>
          <w:rStyle w:val="CommentReference"/>
          <w:rFonts w:ascii="Arial" w:eastAsia="Arial" w:hAnsi="Arial" w:cs="Arial"/>
          <w:lang w:val="en"/>
        </w:rPr>
        <w:commentReference w:id="38"/>
      </w:r>
      <w:r w:rsidR="00DA0150">
        <w:rPr>
          <w:bCs/>
        </w:rPr>
        <w:t xml:space="preserve">he appearance of symptoms. Finally, it is also possible that we did capture PTI-related transcripts but that they remain uncharacterized. </w:t>
      </w:r>
    </w:p>
    <w:p w14:paraId="290A07B7" w14:textId="29866851"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w:t>
      </w:r>
      <w:commentRangeStart w:id="39"/>
      <w:r w:rsidR="001C3194">
        <w:rPr>
          <w:bCs/>
        </w:rPr>
        <w:t>he failure to detect R genes in peppermint could be explained</w:t>
      </w:r>
      <w:r w:rsidR="00C52A7B">
        <w:rPr>
          <w:bCs/>
        </w:rPr>
        <w:t>, as above,</w:t>
      </w:r>
      <w:r w:rsidR="001C3194">
        <w:rPr>
          <w:bCs/>
        </w:rPr>
        <w:t xml:space="preserve"> </w:t>
      </w:r>
      <w:commentRangeEnd w:id="39"/>
      <w:r w:rsidR="00A20BDD">
        <w:rPr>
          <w:rStyle w:val="CommentReference"/>
          <w:rFonts w:ascii="Arial" w:eastAsia="Arial" w:hAnsi="Arial" w:cs="Arial"/>
          <w:lang w:val="en"/>
        </w:rPr>
        <w:commentReference w:id="39"/>
      </w:r>
      <w:r w:rsidR="001C3194">
        <w:rPr>
          <w:bCs/>
        </w:rPr>
        <w:t>by an actual absence of a ETI response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4621D281"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 xml:space="preserve">from brown </w:t>
      </w:r>
      <w:r w:rsidR="002E160D">
        <w:lastRenderedPageBreak/>
        <w:t>mustard</w:t>
      </w:r>
      <w:ins w:id="40" w:author="G C Upadhaya, Sudha" w:date="2021-10-31T01:55:00Z">
        <w:r w:rsidR="003A0B2C">
          <w:t xml:space="preserve"> </w:t>
        </w:r>
      </w:ins>
      <w:del w:id="41" w:author="G C Upadhaya, Sudha" w:date="2021-10-31T01:55:00Z">
        <w:r w:rsidR="002E160D" w:rsidDel="003A0B2C">
          <w:delText xml:space="preserve"> </w:delText>
        </w:r>
      </w:del>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commentRangeStart w:id="42"/>
      <w:r w:rsidR="00C9070A">
        <w:t xml:space="preserve">Only two DEGs were </w:t>
      </w:r>
      <w:commentRangeEnd w:id="42"/>
      <w:r w:rsidR="00EC4B85">
        <w:rPr>
          <w:rStyle w:val="CommentReference"/>
          <w:rFonts w:ascii="Arial" w:eastAsia="Arial" w:hAnsi="Arial" w:cs="Arial"/>
          <w:lang w:val="en"/>
        </w:rPr>
        <w:commentReference w:id="42"/>
      </w:r>
      <w:r w:rsidR="00C9070A">
        <w:t xml:space="preserve">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ins w:id="43" w:author="G C Upadhaya, Sudha" w:date="2021-10-30T11:10:00Z">
        <w:r w:rsidR="000F5A8D">
          <w:t xml:space="preserve"> brown</w:t>
        </w:r>
      </w:ins>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lastRenderedPageBreak/>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44"/>
            <w:r w:rsidRPr="00B841BD">
              <w:rPr>
                <w:rFonts w:ascii="Arial" w:hAnsi="Arial" w:cs="Arial"/>
                <w:color w:val="000000"/>
              </w:rPr>
              <w:t>peppermint</w:t>
            </w:r>
            <w:commentRangeEnd w:id="44"/>
            <w:r w:rsidRPr="00B841BD">
              <w:rPr>
                <w:rStyle w:val="CommentReference"/>
                <w:rFonts w:ascii="Arial" w:eastAsia="Arial" w:hAnsi="Arial" w:cs="Arial"/>
                <w:sz w:val="24"/>
                <w:szCs w:val="24"/>
                <w:lang w:val="en"/>
              </w:rPr>
              <w:commentReference w:id="44"/>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Change w:id="45">
          <w:tblGrid>
            <w:gridCol w:w="2337"/>
            <w:gridCol w:w="2337"/>
            <w:gridCol w:w="2338"/>
            <w:gridCol w:w="2338"/>
          </w:tblGrid>
        </w:tblGridChange>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E87A3A">
        <w:tblPrEx>
          <w:tblW w:w="0" w:type="auto"/>
          <w:tblBorders>
            <w:left w:val="none" w:sz="0" w:space="0" w:color="auto"/>
            <w:right w:val="none" w:sz="0" w:space="0" w:color="auto"/>
            <w:insideH w:val="none" w:sz="0" w:space="0" w:color="auto"/>
            <w:insideV w:val="none" w:sz="0" w:space="0" w:color="auto"/>
          </w:tblBorders>
          <w:tblPrExChange w:id="46" w:author="Wheeler, David Linnard" w:date="2021-06-25T11:38:00Z">
            <w:tblPrEx>
              <w:tblW w:w="0" w:type="auto"/>
              <w:tblBorders>
                <w:left w:val="none" w:sz="0" w:space="0" w:color="auto"/>
                <w:right w:val="none" w:sz="0" w:space="0" w:color="auto"/>
                <w:insideH w:val="none" w:sz="0" w:space="0" w:color="auto"/>
                <w:insideV w:val="none" w:sz="0" w:space="0" w:color="auto"/>
              </w:tblBorders>
            </w:tblPrEx>
          </w:tblPrExChange>
        </w:tblPrEx>
        <w:tc>
          <w:tcPr>
            <w:tcW w:w="2337" w:type="dxa"/>
            <w:tcPrChange w:id="47" w:author="Wheeler, David Linnard" w:date="2021-06-25T11:38:00Z">
              <w:tcPr>
                <w:tcW w:w="2337" w:type="dxa"/>
                <w:tcBorders>
                  <w:bottom w:val="single" w:sz="4" w:space="0" w:color="auto"/>
                </w:tcBorders>
              </w:tcPr>
            </w:tcPrChange>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Change w:id="48" w:author="Wheeler, David Linnard" w:date="2021-06-25T11:38:00Z">
              <w:tcPr>
                <w:tcW w:w="2337" w:type="dxa"/>
                <w:tcBorders>
                  <w:bottom w:val="single" w:sz="4" w:space="0" w:color="auto"/>
                </w:tcBorders>
              </w:tcPr>
            </w:tcPrChange>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Change w:id="49" w:author="Wheeler, David Linnard" w:date="2021-06-25T11:38:00Z">
              <w:tcPr>
                <w:tcW w:w="2338" w:type="dxa"/>
                <w:tcBorders>
                  <w:bottom w:val="single" w:sz="4" w:space="0" w:color="auto"/>
                </w:tcBorders>
              </w:tcPr>
            </w:tcPrChange>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Change w:id="50" w:author="Wheeler, David Linnard" w:date="2021-06-25T11:38:00Z">
              <w:tcPr>
                <w:tcW w:w="2338" w:type="dxa"/>
                <w:tcBorders>
                  <w:bottom w:val="single" w:sz="4" w:space="0" w:color="auto"/>
                </w:tcBorders>
              </w:tcPr>
            </w:tcPrChange>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51"/>
      <w:r>
        <w:rPr>
          <w:b/>
        </w:rPr>
        <w:t xml:space="preserve">Figure 1. </w:t>
      </w:r>
      <w:commentRangeEnd w:id="51"/>
      <w:r w:rsidR="007F6351">
        <w:rPr>
          <w:rStyle w:val="CommentReference"/>
          <w:rFonts w:ascii="Arial" w:eastAsia="Arial" w:hAnsi="Arial" w:cs="Arial"/>
          <w:lang w:val="en"/>
        </w:rPr>
        <w:commentReference w:id="51"/>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52"/>
      <w:r>
        <w:rPr>
          <w:b/>
        </w:rPr>
        <w:lastRenderedPageBreak/>
        <w:t>Figure 4.</w:t>
      </w:r>
      <w:r>
        <w:t xml:space="preserve"> </w:t>
      </w:r>
      <w:commentRangeEnd w:id="52"/>
      <w:r w:rsidR="00865B7D">
        <w:rPr>
          <w:rStyle w:val="CommentReference"/>
          <w:rFonts w:ascii="Arial" w:eastAsia="Arial" w:hAnsi="Arial" w:cs="Arial"/>
          <w:lang w:val="en"/>
        </w:rPr>
        <w:commentReference w:id="52"/>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pPr>
        <w:pStyle w:val="ListParagraph"/>
        <w:numPr>
          <w:ilvl w:val="0"/>
          <w:numId w:val="1"/>
        </w:numPr>
        <w:spacing w:line="480" w:lineRule="auto"/>
        <w:pPrChange w:id="53" w:author="Wheeler, David Linnard" w:date="2021-08-17T13:04:00Z">
          <w:pPr>
            <w:numPr>
              <w:numId w:val="1"/>
            </w:numPr>
            <w:spacing w:line="480" w:lineRule="auto"/>
            <w:ind w:left="540" w:hanging="360"/>
            <w:jc w:val="both"/>
          </w:pPr>
        </w:pPrChange>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2"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3">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4">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pPr>
        <w:pStyle w:val="ListParagraph"/>
        <w:numPr>
          <w:ilvl w:val="0"/>
          <w:numId w:val="1"/>
        </w:numPr>
        <w:spacing w:line="480" w:lineRule="auto"/>
        <w:rPr>
          <w:color w:val="020202"/>
        </w:rPr>
        <w:pPrChange w:id="54" w:author="Wheeler, David Linnard" w:date="2021-09-03T10:58:00Z">
          <w:pPr>
            <w:spacing w:line="330" w:lineRule="atLeast"/>
          </w:pPr>
        </w:pPrChange>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r w:rsidR="00A22A31" w:rsidRPr="00B35AA6">
        <w:rPr>
          <w:rFonts w:ascii="Times New Roman" w:hAnsi="Times New Roman"/>
          <w:color w:val="020202"/>
          <w:sz w:val="24"/>
          <w:szCs w:val="24"/>
        </w:rPr>
        <w:fldChar w:fldCharType="begin"/>
      </w:r>
      <w:r w:rsidR="00A22A31" w:rsidRPr="00B35AA6">
        <w:rPr>
          <w:rFonts w:ascii="Times New Roman" w:hAnsi="Times New Roman"/>
          <w:color w:val="020202"/>
          <w:sz w:val="24"/>
          <w:szCs w:val="24"/>
        </w:rPr>
        <w:instrText xml:space="preserve"> HYPERLINK "https://doi.org/10.3389/fmicb.2020.00419" </w:instrText>
      </w:r>
      <w:r w:rsidR="00A22A31" w:rsidRPr="00B35AA6">
        <w:rPr>
          <w:rFonts w:ascii="Times New Roman" w:hAnsi="Times New Roman"/>
          <w:color w:val="020202"/>
          <w:sz w:val="24"/>
          <w:szCs w:val="24"/>
        </w:rPr>
        <w:fldChar w:fldCharType="separate"/>
      </w:r>
      <w:r w:rsidR="00A22A31" w:rsidRPr="00B35AA6">
        <w:rPr>
          <w:rStyle w:val="Hyperlink"/>
          <w:rFonts w:ascii="Times New Roman" w:hAnsi="Times New Roman"/>
          <w:color w:val="D54449"/>
          <w:sz w:val="24"/>
          <w:szCs w:val="24"/>
        </w:rPr>
        <w:t>https://doi.org/10.3389/fmicb.2020.00419</w:t>
      </w:r>
      <w:r w:rsidR="00A22A31" w:rsidRPr="00B35AA6">
        <w:rPr>
          <w:rFonts w:ascii="Times New Roman" w:hAnsi="Times New Roman"/>
          <w:color w:val="020202"/>
          <w:sz w:val="24"/>
          <w:szCs w:val="24"/>
        </w:rPr>
        <w:fldChar w:fldCharType="end"/>
      </w:r>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55" w:name="h1"/>
      <w:bookmarkEnd w:id="55"/>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pPr>
        <w:pStyle w:val="ListParagraph"/>
        <w:numPr>
          <w:ilvl w:val="0"/>
          <w:numId w:val="1"/>
        </w:numPr>
        <w:spacing w:line="480" w:lineRule="auto"/>
        <w:jc w:val="both"/>
        <w:rPr>
          <w:rFonts w:ascii="Times New Roman" w:hAnsi="Times New Roman"/>
          <w:color w:val="222222"/>
          <w:sz w:val="24"/>
          <w:szCs w:val="24"/>
          <w:shd w:val="clear" w:color="auto" w:fill="FFFFFF"/>
        </w:rPr>
        <w:pPrChange w:id="56" w:author="Wheeler, David Linnard" w:date="2021-08-06T10:17:00Z">
          <w:pPr>
            <w:pStyle w:val="ListParagraph"/>
            <w:numPr>
              <w:numId w:val="1"/>
            </w:numPr>
            <w:spacing w:line="276" w:lineRule="auto"/>
            <w:ind w:left="540" w:hanging="360"/>
            <w:jc w:val="both"/>
          </w:pPr>
        </w:pPrChange>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5">
        <w:r w:rsidRPr="00CD2B48">
          <w:rPr>
            <w:color w:val="1C1D1E"/>
          </w:rPr>
          <w:t xml:space="preserve"> </w:t>
        </w:r>
      </w:hyperlink>
      <w:hyperlink r:id="rId26">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D56137" w:rsidP="0073486D">
      <w:pPr>
        <w:numPr>
          <w:ilvl w:val="0"/>
          <w:numId w:val="1"/>
        </w:numPr>
        <w:spacing w:line="480" w:lineRule="auto"/>
        <w:jc w:val="both"/>
      </w:pPr>
      <w:hyperlink r:id="rId27">
        <w:r w:rsidR="001C6980" w:rsidRPr="00CD2B48">
          <w:t>Woodward</w:t>
        </w:r>
      </w:hyperlink>
      <w:hyperlink r:id="rId28">
        <w:r w:rsidR="001C6980" w:rsidRPr="00CD2B48">
          <w:rPr>
            <w:highlight w:val="white"/>
          </w:rPr>
          <w:t xml:space="preserve"> JE, </w:t>
        </w:r>
      </w:hyperlink>
      <w:hyperlink r:id="rId29">
        <w:r w:rsidR="001C6980" w:rsidRPr="00CD2B48">
          <w:t>Wheeler</w:t>
        </w:r>
      </w:hyperlink>
      <w:r w:rsidR="001C6980" w:rsidRPr="00CD2B48">
        <w:rPr>
          <w:highlight w:val="white"/>
        </w:rPr>
        <w:t xml:space="preserve"> TA,</w:t>
      </w:r>
      <w:hyperlink r:id="rId30">
        <w:r w:rsidR="001C6980" w:rsidRPr="00CD2B48">
          <w:rPr>
            <w:highlight w:val="white"/>
          </w:rPr>
          <w:t xml:space="preserve"> </w:t>
        </w:r>
      </w:hyperlink>
      <w:hyperlink r:id="rId31">
        <w:r w:rsidR="001C6980" w:rsidRPr="00CD2B48">
          <w:t>Cattaneo</w:t>
        </w:r>
      </w:hyperlink>
      <w:r w:rsidR="001C6980" w:rsidRPr="00CD2B48">
        <w:rPr>
          <w:highlight w:val="white"/>
        </w:rPr>
        <w:t xml:space="preserve"> MG,</w:t>
      </w:r>
      <w:hyperlink r:id="rId32">
        <w:r w:rsidR="001C6980" w:rsidRPr="00CD2B48">
          <w:rPr>
            <w:highlight w:val="white"/>
          </w:rPr>
          <w:t xml:space="preserve"> </w:t>
        </w:r>
      </w:hyperlink>
      <w:hyperlink r:id="rId33">
        <w:r w:rsidR="001C6980" w:rsidRPr="00CD2B48">
          <w:t>Russell</w:t>
        </w:r>
      </w:hyperlink>
      <w:r w:rsidR="001C6980" w:rsidRPr="00CD2B48">
        <w:rPr>
          <w:highlight w:val="white"/>
        </w:rPr>
        <w:t xml:space="preserve"> SA, and</w:t>
      </w:r>
      <w:hyperlink r:id="rId34">
        <w:r w:rsidR="001C6980" w:rsidRPr="00CD2B48">
          <w:rPr>
            <w:highlight w:val="white"/>
          </w:rPr>
          <w:t xml:space="preserve"> </w:t>
        </w:r>
      </w:hyperlink>
      <w:hyperlink r:id="rId35">
        <w:r w:rsidR="001C6980" w:rsidRPr="00CD2B48">
          <w:t>Baughman</w:t>
        </w:r>
      </w:hyperlink>
      <w:r w:rsidR="001C6980" w:rsidRPr="00CD2B48">
        <w:t xml:space="preserve"> TA. 2011. Evaluation of Soil Fumigants for Management of Verticillium Wilt of Peanut in Texas. Plant Health Progress.12. </w:t>
      </w:r>
      <w:hyperlink r:id="rId36">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7"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57"/>
      <w:r w:rsidRPr="00F71CA4">
        <w:rPr>
          <w:b/>
        </w:rPr>
        <w:t xml:space="preserve">Supplementary Figure </w:t>
      </w:r>
      <w:r w:rsidR="004216BB">
        <w:rPr>
          <w:b/>
        </w:rPr>
        <w:t>1</w:t>
      </w:r>
      <w:r w:rsidRPr="00F71CA4">
        <w:rPr>
          <w:b/>
        </w:rPr>
        <w:t>.</w:t>
      </w:r>
      <w:r w:rsidRPr="00F71CA4">
        <w:t xml:space="preserve"> </w:t>
      </w:r>
      <w:commentRangeEnd w:id="57"/>
      <w:r w:rsidR="00A76ACF">
        <w:rPr>
          <w:rStyle w:val="CommentReference"/>
          <w:rFonts w:ascii="Arial" w:eastAsia="Arial" w:hAnsi="Arial" w:cs="Arial"/>
          <w:lang w:val="en"/>
        </w:rPr>
        <w:commentReference w:id="57"/>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8"/>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1"/>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1-04-15T09:43:00Z" w:initials="WDL">
    <w:p w14:paraId="21E0D298" w14:textId="48FBE344" w:rsidR="00F81FCB" w:rsidRPr="00357099" w:rsidRDefault="00F81FCB"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F81FCB" w:rsidRDefault="00F81FCB">
      <w:pPr>
        <w:pStyle w:val="CommentText"/>
      </w:pPr>
    </w:p>
  </w:comment>
  <w:comment w:id="1" w:author="G C Upadhaya, Sudha" w:date="2021-10-30T17:47:00Z" w:initials="GCUS">
    <w:p w14:paraId="1D3C1C06" w14:textId="77777777" w:rsidR="00EA7F70" w:rsidRDefault="00E626DA">
      <w:pPr>
        <w:pStyle w:val="CommentText"/>
      </w:pPr>
      <w:r>
        <w:rPr>
          <w:rStyle w:val="CommentReference"/>
        </w:rPr>
        <w:annotationRef/>
      </w:r>
      <w:r w:rsidR="006809BB">
        <w:t>Just an opinion:</w:t>
      </w:r>
    </w:p>
    <w:p w14:paraId="15846AB8" w14:textId="77777777" w:rsidR="00EA7F70" w:rsidRDefault="00EA7F70">
      <w:pPr>
        <w:pStyle w:val="CommentText"/>
      </w:pPr>
    </w:p>
    <w:p w14:paraId="44EDE119" w14:textId="40E7ACBB" w:rsidR="00E626DA" w:rsidRDefault="006809BB">
      <w:pPr>
        <w:pStyle w:val="CommentText"/>
      </w:pPr>
      <w:r>
        <w:t xml:space="preserve"> </w:t>
      </w:r>
      <w:r w:rsidR="003F0F2B">
        <w:t xml:space="preserve">Abstract </w:t>
      </w:r>
      <w:r w:rsidR="004B03D8">
        <w:t>looks g</w:t>
      </w:r>
      <w:r w:rsidR="00794EF1">
        <w:t xml:space="preserve">ood </w:t>
      </w:r>
      <w:r w:rsidR="00DD37F4">
        <w:t>to me</w:t>
      </w:r>
      <w:r w:rsidR="004B03D8">
        <w:t xml:space="preserve">. </w:t>
      </w:r>
      <w:r w:rsidR="001E35AF">
        <w:t xml:space="preserve">Apart from no. of DEGs for each host, </w:t>
      </w:r>
      <w:r w:rsidR="004B03D8">
        <w:t xml:space="preserve">I think we need to talk little </w:t>
      </w:r>
      <w:r w:rsidR="00CF0AA5">
        <w:t xml:space="preserve">bit about </w:t>
      </w:r>
      <w:r w:rsidR="0005284C">
        <w:t>types of DEGs</w:t>
      </w:r>
      <w:r w:rsidR="00CF0AA5">
        <w:t>/GO terms expressed for each host and isolate.</w:t>
      </w:r>
      <w:r w:rsidR="00C74A82">
        <w:t xml:space="preserve"> So that </w:t>
      </w:r>
      <w:r w:rsidR="004D2B65">
        <w:t xml:space="preserve">reader would have quick glimpse of </w:t>
      </w:r>
      <w:r w:rsidR="0014052B">
        <w:t>what</w:t>
      </w:r>
      <w:r w:rsidR="00251FBB">
        <w:t xml:space="preserve"> </w:t>
      </w:r>
      <w:r w:rsidR="00835A17">
        <w:t xml:space="preserve">are the differences and </w:t>
      </w:r>
      <w:r w:rsidR="002D5ACC">
        <w:t xml:space="preserve">similarities </w:t>
      </w:r>
      <w:r w:rsidR="008802CB">
        <w:t xml:space="preserve">at molecular level for each host and isolate </w:t>
      </w:r>
      <w:r w:rsidR="004445D3">
        <w:t xml:space="preserve">upon V. </w:t>
      </w:r>
      <w:proofErr w:type="spellStart"/>
      <w:r w:rsidR="004445D3">
        <w:t>dahliae</w:t>
      </w:r>
      <w:proofErr w:type="spellEnd"/>
      <w:r w:rsidR="004445D3">
        <w:t xml:space="preserve"> infection. </w:t>
      </w:r>
    </w:p>
  </w:comment>
  <w:comment w:id="5" w:author="G C Upadhaya, Sudha" w:date="2021-10-30T11:06:00Z" w:initials="GCUS">
    <w:p w14:paraId="2D51D9C2" w14:textId="06A4B67A" w:rsidR="00370400" w:rsidRDefault="00370400">
      <w:pPr>
        <w:pStyle w:val="CommentText"/>
      </w:pPr>
      <w:r>
        <w:rPr>
          <w:rStyle w:val="CommentReference"/>
        </w:rPr>
        <w:annotationRef/>
      </w:r>
      <w:r w:rsidR="00D87269">
        <w:t xml:space="preserve">Do we need to go with </w:t>
      </w:r>
      <w:r w:rsidR="006B5F6D">
        <w:t>binomial</w:t>
      </w:r>
      <w:r w:rsidR="00D87269">
        <w:t xml:space="preserve"> name</w:t>
      </w:r>
      <w:r w:rsidR="006B5F6D">
        <w:t xml:space="preserve"> in abstract</w:t>
      </w:r>
      <w:r w:rsidR="00D87269">
        <w:t>?</w:t>
      </w:r>
    </w:p>
  </w:comment>
  <w:comment w:id="6" w:author="G C Upadhaya, Sudha" w:date="2021-10-30T17:42:00Z" w:initials="GCUS">
    <w:p w14:paraId="7DA387BF" w14:textId="3BBF3F5A" w:rsidR="00982B1F" w:rsidRDefault="00982B1F">
      <w:pPr>
        <w:pStyle w:val="CommentText"/>
      </w:pPr>
      <w:r>
        <w:rPr>
          <w:rStyle w:val="CommentReference"/>
        </w:rPr>
        <w:annotationRef/>
      </w:r>
      <w:r w:rsidR="00702F8B">
        <w:t xml:space="preserve">Do you think we need to describe a bit more about the types of the genes </w:t>
      </w:r>
      <w:r w:rsidR="0013400C">
        <w:t>for each host</w:t>
      </w:r>
      <w:r w:rsidR="00127E52">
        <w:t>?</w:t>
      </w:r>
      <w:r w:rsidR="0013400C">
        <w:t xml:space="preserve"> For </w:t>
      </w:r>
      <w:proofErr w:type="spellStart"/>
      <w:r w:rsidR="0013400C">
        <w:t>eg.</w:t>
      </w:r>
      <w:proofErr w:type="spellEnd"/>
      <w:r w:rsidR="0013400C">
        <w:t xml:space="preserve"> similarities and differences</w:t>
      </w:r>
      <w:r w:rsidR="001B62D5">
        <w:t xml:space="preserve"> of transcripts</w:t>
      </w:r>
      <w:r w:rsidR="007F461E">
        <w:t xml:space="preserve">/GO terms </w:t>
      </w:r>
      <w:r w:rsidR="0013400C">
        <w:t>between the hosts and isolate</w:t>
      </w:r>
      <w:r w:rsidR="007F461E">
        <w:t>s</w:t>
      </w:r>
      <w:r w:rsidR="00F845BF">
        <w:t xml:space="preserve">. </w:t>
      </w:r>
    </w:p>
  </w:comment>
  <w:comment w:id="9" w:author="G C Upadhaya, Sudha" w:date="2021-10-30T17:46:00Z" w:initials="GCUS">
    <w:p w14:paraId="164265E5" w14:textId="24982036" w:rsidR="00B50C0F" w:rsidRDefault="00B50C0F">
      <w:pPr>
        <w:pStyle w:val="CommentText"/>
      </w:pPr>
      <w:r>
        <w:rPr>
          <w:rStyle w:val="CommentReference"/>
        </w:rPr>
        <w:annotationRef/>
      </w:r>
      <w:r w:rsidR="00893636">
        <w:t>Which host?</w:t>
      </w:r>
    </w:p>
  </w:comment>
  <w:comment w:id="17" w:author="Wheeler, David Linnard" w:date="2021-03-31T09:53:00Z" w:initials="WDL">
    <w:p w14:paraId="13D6FF62" w14:textId="25E074E7"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19" w:author="G C Upadhaya, Sudha" w:date="2021-10-30T18:48:00Z" w:initials="GCUS">
    <w:p w14:paraId="4D066090" w14:textId="2845ECE5" w:rsidR="00991283" w:rsidRDefault="00991283">
      <w:pPr>
        <w:pStyle w:val="CommentText"/>
      </w:pPr>
      <w:r>
        <w:rPr>
          <w:rStyle w:val="CommentReference"/>
        </w:rPr>
        <w:annotationRef/>
      </w:r>
      <w:r w:rsidR="006338BC">
        <w:t xml:space="preserve">Got confused? Do we need </w:t>
      </w:r>
      <w:r w:rsidR="00432CE4">
        <w:t xml:space="preserve">just one </w:t>
      </w:r>
      <w:r w:rsidR="00921801">
        <w:t>number or both?</w:t>
      </w:r>
    </w:p>
  </w:comment>
  <w:comment w:id="23" w:author="Wheeler, David Linnard" w:date="2021-04-27T10:41:00Z" w:initials="WDL">
    <w:p w14:paraId="0A70E951" w14:textId="2EF27394" w:rsidR="00F81FCB" w:rsidRDefault="00F81FCB">
      <w:pPr>
        <w:pStyle w:val="CommentText"/>
      </w:pPr>
      <w:r>
        <w:rPr>
          <w:rStyle w:val="CommentReference"/>
        </w:rPr>
        <w:annotationRef/>
      </w:r>
      <w:r>
        <w:t>We need to address this in the discussion.</w:t>
      </w:r>
    </w:p>
  </w:comment>
  <w:comment w:id="24" w:author="Wheeler, David Linnard" w:date="2021-07-13T11:02:00Z" w:initials="WDL">
    <w:p w14:paraId="64E8EA53" w14:textId="5960810B" w:rsidR="00A57CB0" w:rsidRDefault="00A57CB0">
      <w:pPr>
        <w:pStyle w:val="CommentText"/>
      </w:pPr>
      <w:r>
        <w:rPr>
          <w:rStyle w:val="CommentReference"/>
        </w:rPr>
        <w:annotationRef/>
      </w:r>
      <w:r>
        <w:t xml:space="preserve">Sudha, by how much was this </w:t>
      </w:r>
      <w:r w:rsidR="007F6351">
        <w:t>gene upregulated?</w:t>
      </w:r>
    </w:p>
  </w:comment>
  <w:comment w:id="25" w:author="G C Upadhaya, Sudha" w:date="2021-10-30T19:02:00Z" w:initials="GCUS">
    <w:p w14:paraId="3715E510" w14:textId="276D5480" w:rsidR="00391A72" w:rsidRDefault="00391A72">
      <w:pPr>
        <w:pStyle w:val="CommentText"/>
      </w:pPr>
      <w:r>
        <w:rPr>
          <w:rStyle w:val="CommentReference"/>
        </w:rPr>
        <w:annotationRef/>
      </w:r>
      <w:r w:rsidR="002E777D">
        <w:t>3 and 3.5-fold</w:t>
      </w:r>
      <w:r w:rsidR="00895F0B">
        <w:t xml:space="preserve"> change for </w:t>
      </w:r>
      <w:r w:rsidR="002E777D">
        <w:t>653 vs control and 111 vs control respectivel</w:t>
      </w:r>
      <w:r w:rsidR="008F2AA2">
        <w:t xml:space="preserve">y. Do you want me to add </w:t>
      </w:r>
      <w:r w:rsidR="00470AB4">
        <w:t xml:space="preserve">this </w:t>
      </w:r>
      <w:r w:rsidR="008F2AA2">
        <w:t>to the text</w:t>
      </w:r>
      <w:r w:rsidR="00470AB4">
        <w:t>?</w:t>
      </w:r>
    </w:p>
  </w:comment>
  <w:comment w:id="26" w:author="Wheeler, David Linnard" w:date="2021-04-05T10:13:00Z" w:initials="WDL">
    <w:p w14:paraId="1923021B" w14:textId="77777777" w:rsidR="00F81FCB" w:rsidRDefault="00F81FCB" w:rsidP="00414BAE">
      <w:pPr>
        <w:pStyle w:val="CommentText"/>
      </w:pPr>
      <w:r>
        <w:rPr>
          <w:rStyle w:val="CommentReference"/>
        </w:rPr>
        <w:annotationRef/>
      </w:r>
      <w:r>
        <w:t xml:space="preserve"> Jer and Jeness, can you please describe the functions of some of the genes you detected in peppermint?</w:t>
      </w:r>
    </w:p>
  </w:comment>
  <w:comment w:id="28" w:author="Wheeler, David Linnard" w:date="2021-04-26T10:51:00Z" w:initials="WDL">
    <w:p w14:paraId="49378B99" w14:textId="312B620F" w:rsidR="00F81FCB" w:rsidRDefault="00F81FCB">
      <w:pPr>
        <w:pStyle w:val="CommentText"/>
      </w:pPr>
      <w:r>
        <w:rPr>
          <w:rStyle w:val="CommentReference"/>
        </w:rPr>
        <w:annotationRef/>
      </w:r>
      <w:r>
        <w:t>David- insert brief summary sentence/paragraph.</w:t>
      </w:r>
    </w:p>
  </w:comment>
  <w:comment w:id="33" w:author="G C Upadhaya, Sudha [2]" w:date="2021-10-29T11:00:00Z" w:initials="GCUS">
    <w:p w14:paraId="1E3D0690" w14:textId="422E9D5A" w:rsidR="007B3388" w:rsidRDefault="007B3388">
      <w:pPr>
        <w:pStyle w:val="CommentText"/>
      </w:pPr>
      <w:r>
        <w:rPr>
          <w:rStyle w:val="CommentReference"/>
        </w:rPr>
        <w:annotationRef/>
      </w:r>
      <w:r>
        <w:t xml:space="preserve">I think we need to </w:t>
      </w:r>
      <w:r w:rsidR="00333E1C">
        <w:t xml:space="preserve">expand </w:t>
      </w:r>
      <w:r w:rsidR="00565350">
        <w:t>this part</w:t>
      </w:r>
      <w:r>
        <w:t xml:space="preserve"> in the discussion</w:t>
      </w:r>
      <w:r w:rsidR="00333E1C">
        <w:t xml:space="preserve"> section. Can we say</w:t>
      </w:r>
      <w:r w:rsidR="00B774BF">
        <w:t xml:space="preserve"> something like this</w:t>
      </w:r>
      <w:r w:rsidR="00333E1C">
        <w:t>?</w:t>
      </w:r>
    </w:p>
    <w:p w14:paraId="1883BA90" w14:textId="77777777" w:rsidR="00333E1C" w:rsidRDefault="00333E1C">
      <w:pPr>
        <w:pStyle w:val="CommentText"/>
      </w:pPr>
    </w:p>
    <w:p w14:paraId="3C9D6537" w14:textId="516647BF" w:rsidR="00333E1C" w:rsidRDefault="00813E46">
      <w:pPr>
        <w:pStyle w:val="CommentText"/>
      </w:pPr>
      <w:r>
        <w:t>“</w:t>
      </w:r>
      <w:proofErr w:type="gramStart"/>
      <w:r>
        <w:t>the</w:t>
      </w:r>
      <w:proofErr w:type="gramEnd"/>
      <w:r>
        <w:t xml:space="preserve"> number of differentially expressed genes</w:t>
      </w:r>
      <w:r w:rsidR="0095407D">
        <w:t xml:space="preserve"> varied between the isolate for the symptomatic host. </w:t>
      </w:r>
      <w:r w:rsidR="00192A7A">
        <w:t>The number of</w:t>
      </w:r>
      <w:r w:rsidR="00B774BF">
        <w:t xml:space="preserve"> DEGs were higher</w:t>
      </w:r>
      <w:r w:rsidR="00192A7A">
        <w:t xml:space="preserve"> for the aggressive isolate </w:t>
      </w:r>
      <w:r w:rsidR="00181E7A">
        <w:t>for</w:t>
      </w:r>
      <w:r w:rsidR="0093725F">
        <w:t xml:space="preserve"> both hosts</w:t>
      </w:r>
      <w:r w:rsidR="00181E7A">
        <w:t xml:space="preserve">, </w:t>
      </w:r>
      <w:proofErr w:type="gramStart"/>
      <w:r w:rsidR="00181E7A">
        <w:t>potato</w:t>
      </w:r>
      <w:proofErr w:type="gramEnd"/>
      <w:r w:rsidR="00181E7A">
        <w:t xml:space="preserve"> and peppermint</w:t>
      </w:r>
      <w:r w:rsidR="0093725F">
        <w:t xml:space="preserve">. </w:t>
      </w:r>
      <w:r w:rsidR="009B562F">
        <w:t>The</w:t>
      </w:r>
      <w:r w:rsidR="00E904C4">
        <w:t xml:space="preserve"> </w:t>
      </w:r>
      <w:r w:rsidR="009B562F">
        <w:t xml:space="preserve">global transcriptional changes </w:t>
      </w:r>
      <w:r w:rsidR="00181E7A">
        <w:t>are</w:t>
      </w:r>
      <w:r w:rsidR="00C54943">
        <w:t xml:space="preserve"> </w:t>
      </w:r>
      <w:r w:rsidR="0023229B">
        <w:t xml:space="preserve">dependent </w:t>
      </w:r>
      <w:r w:rsidR="00181E7A">
        <w:t xml:space="preserve">on </w:t>
      </w:r>
      <w:r w:rsidR="00F13354">
        <w:t>the aggressiveness</w:t>
      </w:r>
      <w:r w:rsidR="00C54943">
        <w:t xml:space="preserve"> of the isolate. A similar pattern was reflected in GO terms </w:t>
      </w:r>
      <w:r w:rsidR="00421406">
        <w:t>as well. Interesting, the asymptotic host</w:t>
      </w:r>
      <w:r w:rsidR="00F13354">
        <w:t>, mustard</w:t>
      </w:r>
      <w:r w:rsidR="00421406">
        <w:t xml:space="preserve"> showed similar number of the DEGs and GO </w:t>
      </w:r>
      <w:r w:rsidR="00D1154A">
        <w:t>terms for both isolates.</w:t>
      </w:r>
      <w:r w:rsidR="005A3563">
        <w:t xml:space="preserve"> </w:t>
      </w:r>
      <w:r w:rsidR="00D1154A">
        <w:t xml:space="preserve"> </w:t>
      </w:r>
    </w:p>
  </w:comment>
  <w:comment w:id="34" w:author="G C Upadhaya, Sudha" w:date="2021-10-30T22:31:00Z" w:initials="GCUS">
    <w:p w14:paraId="4D8E064C" w14:textId="3614C076" w:rsidR="00C513CE" w:rsidRDefault="00C513CE">
      <w:pPr>
        <w:pStyle w:val="CommentText"/>
      </w:pPr>
      <w:r>
        <w:rPr>
          <w:rStyle w:val="CommentReference"/>
        </w:rPr>
        <w:annotationRef/>
      </w:r>
      <w:r w:rsidR="001A1D46">
        <w:t xml:space="preserve">Hi David, are these differentially expressed transcripts or just expressed </w:t>
      </w:r>
      <w:r w:rsidR="00BC5C6D">
        <w:t>transcript</w:t>
      </w:r>
      <w:r w:rsidR="00137203">
        <w:t>?</w:t>
      </w:r>
    </w:p>
  </w:comment>
  <w:comment w:id="35" w:author="G C Upadhaya, Sudha" w:date="2021-10-31T01:15:00Z" w:initials="GCUS">
    <w:p w14:paraId="031BEA18" w14:textId="60F04188" w:rsidR="005C28DF" w:rsidRDefault="005C28DF">
      <w:pPr>
        <w:pStyle w:val="CommentText"/>
      </w:pPr>
      <w:r>
        <w:rPr>
          <w:rStyle w:val="CommentReference"/>
        </w:rPr>
        <w:annotationRef/>
      </w:r>
    </w:p>
  </w:comment>
  <w:comment w:id="37" w:author="G C Upadhaya, Sudha" w:date="2021-10-29T08:10:00Z" w:initials="GCUS">
    <w:p w14:paraId="77C3ADEB" w14:textId="3E2CCBEC" w:rsidR="003A0F1B" w:rsidRDefault="003A0F1B">
      <w:pPr>
        <w:pStyle w:val="CommentText"/>
      </w:pPr>
      <w:r>
        <w:rPr>
          <w:rStyle w:val="CommentReference"/>
        </w:rPr>
        <w:annotationRef/>
      </w:r>
      <w:r>
        <w:t xml:space="preserve">Can we say this? Aren’t we </w:t>
      </w:r>
      <w:r w:rsidR="005A0F47">
        <w:t xml:space="preserve">compromising </w:t>
      </w:r>
      <w:r w:rsidR="000C4D41">
        <w:t>our paper</w:t>
      </w:r>
      <w:r w:rsidR="005A0F47">
        <w:t xml:space="preserve"> </w:t>
      </w:r>
      <w:r w:rsidR="00524037">
        <w:t>since,</w:t>
      </w:r>
      <w:r w:rsidR="00CF4B5E">
        <w:t xml:space="preserve"> this paper is based on the </w:t>
      </w:r>
      <w:r w:rsidR="00F06654">
        <w:t xml:space="preserve">changes in transcripts after </w:t>
      </w:r>
      <w:proofErr w:type="gramStart"/>
      <w:r w:rsidR="00F06654">
        <w:t>infection.</w:t>
      </w:r>
      <w:proofErr w:type="gramEnd"/>
      <w:r w:rsidR="00F06654">
        <w:t xml:space="preserve"> </w:t>
      </w:r>
      <w:proofErr w:type="gramStart"/>
      <w:r w:rsidR="00E9158D">
        <w:t xml:space="preserve">Also, </w:t>
      </w:r>
      <w:r w:rsidR="00D756CE">
        <w:t xml:space="preserve"> V.</w:t>
      </w:r>
      <w:proofErr w:type="gramEnd"/>
      <w:r w:rsidR="00D756CE">
        <w:t xml:space="preserve"> </w:t>
      </w:r>
      <w:proofErr w:type="spellStart"/>
      <w:r w:rsidR="00D756CE">
        <w:t>dahliae</w:t>
      </w:r>
      <w:proofErr w:type="spellEnd"/>
      <w:r w:rsidR="00D756CE">
        <w:t xml:space="preserve"> transcripts </w:t>
      </w:r>
      <w:r w:rsidR="00D054B0">
        <w:t xml:space="preserve">were </w:t>
      </w:r>
      <w:r w:rsidR="009C7A8D">
        <w:t>detected</w:t>
      </w:r>
      <w:r w:rsidR="00D054B0">
        <w:t xml:space="preserve"> </w:t>
      </w:r>
      <w:r w:rsidR="00D756CE">
        <w:t xml:space="preserve">in </w:t>
      </w:r>
      <w:r w:rsidR="00D054B0">
        <w:t xml:space="preserve">RNA </w:t>
      </w:r>
      <w:r w:rsidR="009C7A8D">
        <w:t>seq</w:t>
      </w:r>
      <w:r w:rsidR="00C16F17">
        <w:t xml:space="preserve"> and</w:t>
      </w:r>
      <w:r w:rsidR="002A2E5C">
        <w:t xml:space="preserve"> </w:t>
      </w:r>
      <w:r w:rsidR="00D606EE">
        <w:t xml:space="preserve">also </w:t>
      </w:r>
      <w:r w:rsidR="002A2E5C">
        <w:t xml:space="preserve">in </w:t>
      </w:r>
      <w:r w:rsidR="00C16F17">
        <w:t xml:space="preserve">the </w:t>
      </w:r>
      <w:r w:rsidR="002A2E5C">
        <w:t>qPCR experiment.</w:t>
      </w:r>
    </w:p>
  </w:comment>
  <w:comment w:id="38" w:author="G C Upadhaya, Sudha" w:date="2021-10-29T08:14:00Z" w:initials="GCUS">
    <w:p w14:paraId="32CBE259" w14:textId="279006B1" w:rsidR="00734E22" w:rsidRDefault="00195AB1">
      <w:pPr>
        <w:pStyle w:val="CommentText"/>
      </w:pPr>
      <w:r>
        <w:rPr>
          <w:rStyle w:val="CommentReference"/>
        </w:rPr>
        <w:annotationRef/>
      </w:r>
      <w:r w:rsidR="005C457B">
        <w:t xml:space="preserve">This is </w:t>
      </w:r>
      <w:r w:rsidR="00431302">
        <w:t xml:space="preserve">based on my understanding (I can dig more if we want </w:t>
      </w:r>
      <w:r w:rsidR="006D5D68">
        <w:t>to pursue</w:t>
      </w:r>
      <w:r w:rsidR="005C457B">
        <w:t>)</w:t>
      </w:r>
      <w:r w:rsidR="00734E22">
        <w:t xml:space="preserve">: </w:t>
      </w:r>
    </w:p>
    <w:p w14:paraId="445539B6" w14:textId="77777777" w:rsidR="00734E22" w:rsidRDefault="00734E22">
      <w:pPr>
        <w:pStyle w:val="CommentText"/>
      </w:pPr>
    </w:p>
    <w:p w14:paraId="0F3A229F" w14:textId="3CD7F816" w:rsidR="00195AB1" w:rsidRDefault="007E5629">
      <w:pPr>
        <w:pStyle w:val="CommentText"/>
      </w:pPr>
      <w:r>
        <w:t xml:space="preserve">Based on the </w:t>
      </w:r>
      <w:r w:rsidR="0035782D">
        <w:t>GO terms</w:t>
      </w:r>
      <w:r w:rsidR="00F918EE">
        <w:t xml:space="preserve"> in peppermint</w:t>
      </w:r>
      <w:r w:rsidR="0035782D">
        <w:t xml:space="preserve"> it looks like a lot of things are happening at the cell wall level </w:t>
      </w:r>
      <w:r w:rsidR="003B10C8">
        <w:t>upon infection.</w:t>
      </w:r>
      <w:r w:rsidR="0041585D">
        <w:t xml:space="preserve"> </w:t>
      </w:r>
      <w:proofErr w:type="gramStart"/>
      <w:r w:rsidR="00F918EE">
        <w:t>For</w:t>
      </w:r>
      <w:proofErr w:type="gramEnd"/>
      <w:r w:rsidR="00F918EE">
        <w:t xml:space="preserve"> </w:t>
      </w:r>
      <w:proofErr w:type="spellStart"/>
      <w:r w:rsidR="00F918EE">
        <w:t>eg.</w:t>
      </w:r>
      <w:proofErr w:type="spellEnd"/>
      <w:r w:rsidR="00F918EE">
        <w:t xml:space="preserve"> activities of the hydrolase, </w:t>
      </w:r>
      <w:r w:rsidR="00604BFB">
        <w:t xml:space="preserve">lyases etc. </w:t>
      </w:r>
      <w:proofErr w:type="gramStart"/>
      <w:r w:rsidR="00604BFB">
        <w:t>Also</w:t>
      </w:r>
      <w:proofErr w:type="gramEnd"/>
      <w:r w:rsidR="00604BFB">
        <w:t xml:space="preserve"> there is significant GO term related to the stress response. </w:t>
      </w:r>
      <w:r w:rsidR="0041585D">
        <w:t>So, it looks like mint is responding to the</w:t>
      </w:r>
      <w:r w:rsidR="00DD1D79">
        <w:t xml:space="preserve"> DAMPs/MAMPs. </w:t>
      </w:r>
      <w:r w:rsidR="00E11D6E">
        <w:t xml:space="preserve">There are </w:t>
      </w:r>
      <w:r w:rsidR="00615908">
        <w:t xml:space="preserve">several </w:t>
      </w:r>
      <w:r w:rsidR="00E11D6E">
        <w:t>kinases, hydrolases, transferase related DEGs for the mint</w:t>
      </w:r>
      <w:r w:rsidR="00165E85">
        <w:t xml:space="preserve"> which could function as receptor and responsible in </w:t>
      </w:r>
      <w:r w:rsidR="003949E5">
        <w:t xml:space="preserve">signaling for defense responses. </w:t>
      </w:r>
    </w:p>
  </w:comment>
  <w:comment w:id="39" w:author="G C Upadhaya, Sudha" w:date="2021-10-29T08:21:00Z" w:initials="GCUS">
    <w:p w14:paraId="67017A3A" w14:textId="4B9D0527" w:rsidR="00A20BDD" w:rsidRDefault="00A20BDD">
      <w:pPr>
        <w:pStyle w:val="CommentText"/>
      </w:pPr>
      <w:r>
        <w:rPr>
          <w:rStyle w:val="CommentReference"/>
        </w:rPr>
        <w:annotationRef/>
      </w:r>
      <w:r w:rsidR="00F50957">
        <w:t>Just a</w:t>
      </w:r>
      <w:r w:rsidR="00936DC3">
        <w:t xml:space="preserve"> thought</w:t>
      </w:r>
      <w:r w:rsidR="00F50957">
        <w:t xml:space="preserve">: Would </w:t>
      </w:r>
      <w:r w:rsidR="009914B8">
        <w:t xml:space="preserve">annual vs perennial </w:t>
      </w:r>
      <w:proofErr w:type="gramStart"/>
      <w:r w:rsidR="009914B8">
        <w:t>life style</w:t>
      </w:r>
      <w:proofErr w:type="gramEnd"/>
      <w:r w:rsidR="00751A1A">
        <w:t xml:space="preserve"> or propagation method</w:t>
      </w:r>
      <w:r w:rsidR="009914B8">
        <w:t xml:space="preserve"> impact in PTI and ETI?</w:t>
      </w:r>
      <w:r w:rsidR="00C115A8">
        <w:t xml:space="preserve"> </w:t>
      </w:r>
    </w:p>
  </w:comment>
  <w:comment w:id="42" w:author="G C Upadhaya, Sudha" w:date="2021-10-29T08:27:00Z" w:initials="GCUS">
    <w:p w14:paraId="12712B15" w14:textId="795D6A6E" w:rsidR="00EC4B85" w:rsidRDefault="00EC4B85">
      <w:pPr>
        <w:pStyle w:val="CommentText"/>
      </w:pPr>
      <w:r>
        <w:rPr>
          <w:rStyle w:val="CommentReference"/>
        </w:rPr>
        <w:annotationRef/>
      </w:r>
      <w:r>
        <w:t>Non-</w:t>
      </w:r>
      <w:proofErr w:type="gramStart"/>
      <w:r>
        <w:t>host :</w:t>
      </w:r>
      <w:proofErr w:type="gramEnd"/>
      <w:r>
        <w:t xml:space="preserve"> Immune reaction, </w:t>
      </w:r>
    </w:p>
  </w:comment>
  <w:comment w:id="44" w:author="Wheeler, David Linnard" w:date="2021-04-27T10:48:00Z" w:initials="WDL">
    <w:p w14:paraId="593C9EC0" w14:textId="59A188F5" w:rsidR="00F81FCB" w:rsidRDefault="00F81FCB">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51" w:author="Wheeler, David Linnard" w:date="2021-07-13T11:12:00Z" w:initials="WDL">
    <w:p w14:paraId="480B6FF5" w14:textId="7A03498A" w:rsidR="007F6351" w:rsidRDefault="007F6351">
      <w:pPr>
        <w:pStyle w:val="CommentText"/>
      </w:pPr>
      <w:r>
        <w:rPr>
          <w:rStyle w:val="CommentReference"/>
        </w:rPr>
        <w:annotationRef/>
      </w:r>
      <w:r>
        <w:t xml:space="preserve">Should we delete this? The point was to show the </w:t>
      </w:r>
      <w:r w:rsidR="00865B7D">
        <w:t>factorial and crossed experimental design… but this is confusing to at least one outside reviewer.</w:t>
      </w:r>
    </w:p>
  </w:comment>
  <w:comment w:id="52" w:author="Wheeler, David Linnard" w:date="2021-07-13T11:13:00Z" w:initials="WDL">
    <w:p w14:paraId="6B291E47" w14:textId="2C68A930" w:rsidR="00865B7D" w:rsidRDefault="00865B7D">
      <w:pPr>
        <w:pStyle w:val="CommentText"/>
      </w:pPr>
      <w:r>
        <w:rPr>
          <w:rStyle w:val="CommentReference"/>
        </w:rPr>
        <w:annotationRef/>
      </w:r>
      <w:r>
        <w:t>David should add the plant names to the panels for a, b, and c since the drawings are not easy for everyone to interpret.</w:t>
      </w:r>
    </w:p>
  </w:comment>
  <w:comment w:id="57" w:author="G C Upadhaya, Sudha" w:date="2021-10-30T18:24:00Z" w:initials="GCUS">
    <w:p w14:paraId="64F802FB" w14:textId="024B447B" w:rsidR="00A76ACF" w:rsidRDefault="00A76ACF">
      <w:pPr>
        <w:pStyle w:val="CommentText"/>
      </w:pPr>
      <w:r>
        <w:rPr>
          <w:rStyle w:val="CommentReference"/>
        </w:rPr>
        <w:annotationRef/>
      </w:r>
      <w:r w:rsidR="00085ABA">
        <w:t xml:space="preserve">What do you think about removing this figure? </w:t>
      </w:r>
      <w:r w:rsidR="00C604C6">
        <w:t xml:space="preserve">I think boxplot is </w:t>
      </w:r>
      <w:r w:rsidR="00572ED2">
        <w:t>good enough</w:t>
      </w:r>
      <w:r w:rsidR="00075A12">
        <w:t xml:space="preserve">. </w:t>
      </w:r>
      <w:r w:rsidR="00AA4F5E">
        <w:t xml:space="preserve">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AF4262" w15:done="0"/>
  <w15:commentEx w15:paraId="44EDE119" w15:done="0"/>
  <w15:commentEx w15:paraId="2D51D9C2" w15:done="0"/>
  <w15:commentEx w15:paraId="7DA387BF" w15:done="0"/>
  <w15:commentEx w15:paraId="164265E5" w15:done="0"/>
  <w15:commentEx w15:paraId="13D6FF62" w15:done="0"/>
  <w15:commentEx w15:paraId="4D066090" w15:done="0"/>
  <w15:commentEx w15:paraId="0A70E951" w15:done="0"/>
  <w15:commentEx w15:paraId="64E8EA53" w15:done="0"/>
  <w15:commentEx w15:paraId="3715E510" w15:paraIdParent="64E8EA53" w15:done="0"/>
  <w15:commentEx w15:paraId="1923021B" w15:done="0"/>
  <w15:commentEx w15:paraId="49378B99" w15:done="0"/>
  <w15:commentEx w15:paraId="3C9D6537" w15:done="0"/>
  <w15:commentEx w15:paraId="4D8E064C" w15:done="0"/>
  <w15:commentEx w15:paraId="031BEA18" w15:done="0"/>
  <w15:commentEx w15:paraId="77C3ADEB" w15:done="0"/>
  <w15:commentEx w15:paraId="0F3A229F" w15:done="0"/>
  <w15:commentEx w15:paraId="67017A3A" w15:done="0"/>
  <w15:commentEx w15:paraId="12712B15"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7A59D" w16cex:dateUtc="2021-10-30T18:06:00Z"/>
  <w16cex:commentExtensible w16cex:durableId="25280281" w16cex:dateUtc="2021-10-31T00:42:00Z"/>
  <w16cex:commentExtensible w16cex:durableId="2528037A" w16cex:dateUtc="2021-10-31T00:46:00Z"/>
  <w16cex:commentExtensible w16cex:durableId="240EC52A" w16cex:dateUtc="2021-03-31T16:53:00Z"/>
  <w16cex:commentExtensible w16cex:durableId="252811E7" w16cex:dateUtc="2021-10-31T01:48:00Z"/>
  <w16cex:commentExtensible w16cex:durableId="243268CD" w16cex:dateUtc="2021-04-27T17:41:00Z"/>
  <w16cex:commentExtensible w16cex:durableId="2497F12D" w16cex:dateUtc="2021-07-13T18:02:00Z"/>
  <w16cex:commentExtensible w16cex:durableId="25281533" w16cex:dateUtc="2021-10-31T02:02: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84631" w16cex:dateUtc="2021-10-31T05:31:00Z"/>
  <w16cex:commentExtensible w16cex:durableId="25286CC3" w16cex:dateUtc="2021-10-31T08:15:00Z"/>
  <w16cex:commentExtensible w16cex:durableId="25262B05" w16cex:dateUtc="2021-10-29T15:10:00Z"/>
  <w16cex:commentExtensible w16cex:durableId="25262BD8" w16cex:dateUtc="2021-10-29T15:14:00Z"/>
  <w16cex:commentExtensible w16cex:durableId="25262D86" w16cex:dateUtc="2021-10-29T15:21:00Z"/>
  <w16cex:commentExtensible w16cex:durableId="25262EF5" w16cex:dateUtc="2021-10-29T15:27: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AF4262" w16cid:durableId="2422893D"/>
  <w16cid:commentId w16cid:paraId="44EDE119" w16cid:durableId="25280398"/>
  <w16cid:commentId w16cid:paraId="2D51D9C2" w16cid:durableId="2527A59D"/>
  <w16cid:commentId w16cid:paraId="7DA387BF" w16cid:durableId="25280281"/>
  <w16cid:commentId w16cid:paraId="164265E5" w16cid:durableId="2528037A"/>
  <w16cid:commentId w16cid:paraId="13D6FF62" w16cid:durableId="240EC52A"/>
  <w16cid:commentId w16cid:paraId="4D066090" w16cid:durableId="252811E7"/>
  <w16cid:commentId w16cid:paraId="0A70E951" w16cid:durableId="243268CD"/>
  <w16cid:commentId w16cid:paraId="64E8EA53" w16cid:durableId="2497F12D"/>
  <w16cid:commentId w16cid:paraId="3715E510" w16cid:durableId="25281533"/>
  <w16cid:commentId w16cid:paraId="1923021B" w16cid:durableId="24156155"/>
  <w16cid:commentId w16cid:paraId="49378B99" w16cid:durableId="243119B2"/>
  <w16cid:commentId w16cid:paraId="3C9D6537" w16cid:durableId="252652C0"/>
  <w16cid:commentId w16cid:paraId="4D8E064C" w16cid:durableId="25284631"/>
  <w16cid:commentId w16cid:paraId="031BEA18" w16cid:durableId="25286CC3"/>
  <w16cid:commentId w16cid:paraId="77C3ADEB" w16cid:durableId="25262B05"/>
  <w16cid:commentId w16cid:paraId="0F3A229F" w16cid:durableId="25262BD8"/>
  <w16cid:commentId w16cid:paraId="67017A3A" w16cid:durableId="25262D86"/>
  <w16cid:commentId w16cid:paraId="12712B15" w16cid:durableId="25262EF5"/>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EFC46" w14:textId="77777777" w:rsidR="00C82090" w:rsidRDefault="00C82090" w:rsidP="00094571">
      <w:r>
        <w:separator/>
      </w:r>
    </w:p>
  </w:endnote>
  <w:endnote w:type="continuationSeparator" w:id="0">
    <w:p w14:paraId="37C51D27" w14:textId="77777777" w:rsidR="00C82090" w:rsidRDefault="00C82090" w:rsidP="00094571">
      <w:r>
        <w:continuationSeparator/>
      </w:r>
    </w:p>
  </w:endnote>
  <w:endnote w:type="continuationNotice" w:id="1">
    <w:p w14:paraId="2984D801" w14:textId="77777777" w:rsidR="00C82090" w:rsidRDefault="00C82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Rh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72D1C" w14:textId="77777777" w:rsidR="00C82090" w:rsidRDefault="00C82090" w:rsidP="00094571">
      <w:r>
        <w:separator/>
      </w:r>
    </w:p>
  </w:footnote>
  <w:footnote w:type="continuationSeparator" w:id="0">
    <w:p w14:paraId="4A879025" w14:textId="77777777" w:rsidR="00C82090" w:rsidRDefault="00C82090" w:rsidP="00094571">
      <w:r>
        <w:continuationSeparator/>
      </w:r>
    </w:p>
  </w:footnote>
  <w:footnote w:type="continuationNotice" w:id="1">
    <w:p w14:paraId="34FA6309" w14:textId="77777777" w:rsidR="00C82090" w:rsidRDefault="00C820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5FD9"/>
    <w:rsid w:val="0005284C"/>
    <w:rsid w:val="00054C1B"/>
    <w:rsid w:val="000564C4"/>
    <w:rsid w:val="00057513"/>
    <w:rsid w:val="00061BFD"/>
    <w:rsid w:val="000642CA"/>
    <w:rsid w:val="00071557"/>
    <w:rsid w:val="00075A12"/>
    <w:rsid w:val="00076B54"/>
    <w:rsid w:val="0007728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3C43"/>
    <w:rsid w:val="000F459B"/>
    <w:rsid w:val="000F5326"/>
    <w:rsid w:val="000F5A8D"/>
    <w:rsid w:val="00100EE2"/>
    <w:rsid w:val="00101367"/>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B0A"/>
    <w:rsid w:val="003B7F8D"/>
    <w:rsid w:val="003C29D3"/>
    <w:rsid w:val="003C59D0"/>
    <w:rsid w:val="003D5628"/>
    <w:rsid w:val="003D6FC8"/>
    <w:rsid w:val="003E3EC7"/>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62B4"/>
    <w:rsid w:val="00487F37"/>
    <w:rsid w:val="004903DF"/>
    <w:rsid w:val="004924AA"/>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4F03"/>
    <w:rsid w:val="00561CEC"/>
    <w:rsid w:val="00564B23"/>
    <w:rsid w:val="00565350"/>
    <w:rsid w:val="00565572"/>
    <w:rsid w:val="00567591"/>
    <w:rsid w:val="00572ED2"/>
    <w:rsid w:val="0058657D"/>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6965"/>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1658"/>
    <w:rsid w:val="006B5F6D"/>
    <w:rsid w:val="006B60AB"/>
    <w:rsid w:val="006D3BB1"/>
    <w:rsid w:val="006D41A6"/>
    <w:rsid w:val="006D5D68"/>
    <w:rsid w:val="006E0626"/>
    <w:rsid w:val="006E20AC"/>
    <w:rsid w:val="006F1837"/>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DA3"/>
    <w:rsid w:val="00745681"/>
    <w:rsid w:val="00751A1A"/>
    <w:rsid w:val="00771D1C"/>
    <w:rsid w:val="007772F7"/>
    <w:rsid w:val="00783F50"/>
    <w:rsid w:val="00787C58"/>
    <w:rsid w:val="00787EB7"/>
    <w:rsid w:val="007902F5"/>
    <w:rsid w:val="00790E04"/>
    <w:rsid w:val="007915A1"/>
    <w:rsid w:val="00794EF1"/>
    <w:rsid w:val="00795303"/>
    <w:rsid w:val="007A4597"/>
    <w:rsid w:val="007A653F"/>
    <w:rsid w:val="007B03DB"/>
    <w:rsid w:val="007B2C63"/>
    <w:rsid w:val="007B3388"/>
    <w:rsid w:val="007B58C4"/>
    <w:rsid w:val="007B68EB"/>
    <w:rsid w:val="007B7167"/>
    <w:rsid w:val="007C253B"/>
    <w:rsid w:val="007C659C"/>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3AFC"/>
    <w:rsid w:val="00861EB8"/>
    <w:rsid w:val="0086401D"/>
    <w:rsid w:val="00865B7D"/>
    <w:rsid w:val="00866E00"/>
    <w:rsid w:val="00867F17"/>
    <w:rsid w:val="0087123C"/>
    <w:rsid w:val="0087196C"/>
    <w:rsid w:val="00872A63"/>
    <w:rsid w:val="00872F69"/>
    <w:rsid w:val="008802CB"/>
    <w:rsid w:val="008821D9"/>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32660"/>
    <w:rsid w:val="00936DC3"/>
    <w:rsid w:val="00936E60"/>
    <w:rsid w:val="009371FD"/>
    <w:rsid w:val="0093725F"/>
    <w:rsid w:val="0095407D"/>
    <w:rsid w:val="00955F42"/>
    <w:rsid w:val="00956EC8"/>
    <w:rsid w:val="009635D9"/>
    <w:rsid w:val="00963939"/>
    <w:rsid w:val="00970806"/>
    <w:rsid w:val="00970BF4"/>
    <w:rsid w:val="00970EA1"/>
    <w:rsid w:val="00972D80"/>
    <w:rsid w:val="00973987"/>
    <w:rsid w:val="00974BD9"/>
    <w:rsid w:val="00975925"/>
    <w:rsid w:val="00982B1F"/>
    <w:rsid w:val="00984878"/>
    <w:rsid w:val="009856AD"/>
    <w:rsid w:val="00990D18"/>
    <w:rsid w:val="00991283"/>
    <w:rsid w:val="009914B8"/>
    <w:rsid w:val="00997FDB"/>
    <w:rsid w:val="009A00C9"/>
    <w:rsid w:val="009A5780"/>
    <w:rsid w:val="009B1AE7"/>
    <w:rsid w:val="009B3520"/>
    <w:rsid w:val="009B4841"/>
    <w:rsid w:val="009B562F"/>
    <w:rsid w:val="009C4E95"/>
    <w:rsid w:val="009C5BE7"/>
    <w:rsid w:val="009C7A8D"/>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32BB"/>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6961"/>
    <w:rsid w:val="00BE2DE2"/>
    <w:rsid w:val="00BF0E2E"/>
    <w:rsid w:val="00C00CE8"/>
    <w:rsid w:val="00C03521"/>
    <w:rsid w:val="00C039C2"/>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8151F"/>
    <w:rsid w:val="00C8163F"/>
    <w:rsid w:val="00C82090"/>
    <w:rsid w:val="00C8433D"/>
    <w:rsid w:val="00C869E3"/>
    <w:rsid w:val="00C9070A"/>
    <w:rsid w:val="00C91B9D"/>
    <w:rsid w:val="00CA2934"/>
    <w:rsid w:val="00CA6AAE"/>
    <w:rsid w:val="00CA6B87"/>
    <w:rsid w:val="00CB4D49"/>
    <w:rsid w:val="00CC2664"/>
    <w:rsid w:val="00CC693D"/>
    <w:rsid w:val="00CD2B48"/>
    <w:rsid w:val="00CD5329"/>
    <w:rsid w:val="00CD5B51"/>
    <w:rsid w:val="00CE0C02"/>
    <w:rsid w:val="00CE3158"/>
    <w:rsid w:val="00CE4167"/>
    <w:rsid w:val="00CE47BF"/>
    <w:rsid w:val="00CE5DFB"/>
    <w:rsid w:val="00CF0AA5"/>
    <w:rsid w:val="00CF4B5E"/>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B00E7"/>
    <w:rsid w:val="00DB3EE5"/>
    <w:rsid w:val="00DB4DC3"/>
    <w:rsid w:val="00DC1657"/>
    <w:rsid w:val="00DC3256"/>
    <w:rsid w:val="00DC4859"/>
    <w:rsid w:val="00DC4EA0"/>
    <w:rsid w:val="00DC5800"/>
    <w:rsid w:val="00DC6AE0"/>
    <w:rsid w:val="00DD09DE"/>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32F"/>
    <w:rsid w:val="00F41046"/>
    <w:rsid w:val="00F42629"/>
    <w:rsid w:val="00F436E9"/>
    <w:rsid w:val="00F4621A"/>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11/nph.15567" TargetMode="External"/><Relationship Id="rId39" Type="http://schemas.openxmlformats.org/officeDocument/2006/relationships/image" Target="media/image10.png"/><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3.tif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psjournals.apsnet.org/doi/10.1094/PHP-2011-0323-02-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3389/fpls.2015.00428"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38/nature10158" TargetMode="External"/><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186/1471-2164-14-852"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doi.org/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pat.1002137"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11/nph.15567" TargetMode="External"/><Relationship Id="rId33" Type="http://schemas.openxmlformats.org/officeDocument/2006/relationships/hyperlink" Target="https://apsjournals.apsnet.org/doi/10.1094/PHP-2011-0323-02-RS" TargetMode="External"/><Relationship Id="rId38" Type="http://schemas.openxmlformats.org/officeDocument/2006/relationships/image" Target="media/image9.png"/><Relationship Id="rId20" Type="http://schemas.openxmlformats.org/officeDocument/2006/relationships/hyperlink" Target="https://www.apsnet.org/edcenter/intropp/lessons/fungi/ascomycetes/Pages/VerticilliumWilt.aspx" TargetMode="External"/><Relationship Id="rId4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B591F-10E3-4BE2-AFE6-0E0A5F13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4775</TotalTime>
  <Pages>38</Pages>
  <Words>7807</Words>
  <Characters>44504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52207</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G C Upadhaya, Sudha</cp:lastModifiedBy>
  <cp:revision>249</cp:revision>
  <dcterms:created xsi:type="dcterms:W3CDTF">2021-08-12T17:22:00Z</dcterms:created>
  <dcterms:modified xsi:type="dcterms:W3CDTF">2021-10-31T09:03:00Z</dcterms:modified>
</cp:coreProperties>
</file>